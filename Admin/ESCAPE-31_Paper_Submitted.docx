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067265" w14:textId="6C765A3D" w:rsidR="00DD3D9E" w:rsidRPr="00A94774" w:rsidRDefault="00A61BAB" w:rsidP="009865C0">
      <w:pPr>
        <w:pStyle w:val="Els-Title"/>
        <w:rPr>
          <w:lang w:val="en-GB"/>
        </w:rPr>
      </w:pPr>
      <w:r>
        <w:rPr>
          <w:lang w:val="en-GB"/>
        </w:rPr>
        <w:t>Multi</w:t>
      </w:r>
      <w:r w:rsidR="00EA4703">
        <w:rPr>
          <w:lang w:val="en-GB"/>
        </w:rPr>
        <w:t>-</w:t>
      </w:r>
      <w:r w:rsidR="00EE5C3A">
        <w:rPr>
          <w:lang w:val="en-GB"/>
        </w:rPr>
        <w:t>s</w:t>
      </w:r>
      <w:r>
        <w:rPr>
          <w:lang w:val="en-GB"/>
        </w:rPr>
        <w:t xml:space="preserve">cenario </w:t>
      </w:r>
      <w:r w:rsidR="00F12975">
        <w:rPr>
          <w:lang w:val="en-GB"/>
        </w:rPr>
        <w:t>D</w:t>
      </w:r>
      <w:r>
        <w:rPr>
          <w:lang w:val="en-GB"/>
        </w:rPr>
        <w:t xml:space="preserve">esign Optimization using ADMM of a Thermal Energy Storage </w:t>
      </w:r>
      <w:r w:rsidR="00F12975">
        <w:rPr>
          <w:lang w:val="en-GB"/>
        </w:rPr>
        <w:t>S</w:t>
      </w:r>
      <w:r>
        <w:rPr>
          <w:lang w:val="en-GB"/>
        </w:rPr>
        <w:t>ystem</w:t>
      </w:r>
    </w:p>
    <w:p w14:paraId="574BD167" w14:textId="0083D235" w:rsidR="00A77FB8" w:rsidRDefault="00A77FB8" w:rsidP="009865C0">
      <w:pPr>
        <w:pStyle w:val="Els-Author"/>
        <w:spacing w:after="120"/>
        <w:rPr>
          <w:vertAlign w:val="superscript"/>
        </w:rPr>
      </w:pPr>
      <w:r>
        <w:t xml:space="preserve">Sandeep </w:t>
      </w:r>
      <w:r w:rsidR="00DB5E1A">
        <w:t>P</w:t>
      </w:r>
      <w:r>
        <w:t>rakash</w:t>
      </w:r>
      <w:r w:rsidR="00DB5E1A">
        <w:t>,</w:t>
      </w:r>
      <w:r w:rsidR="00DB5E1A" w:rsidRPr="00DB5E1A">
        <w:rPr>
          <w:vertAlign w:val="superscript"/>
        </w:rPr>
        <w:t>a</w:t>
      </w:r>
      <w:r w:rsidR="00DB5E1A">
        <w:t xml:space="preserve"> Dinesh Krishnamoorthy,</w:t>
      </w:r>
      <w:r w:rsidR="005D0754">
        <w:rPr>
          <w:vertAlign w:val="superscript"/>
        </w:rPr>
        <w:t>a</w:t>
      </w:r>
      <w:r w:rsidR="00DB5E1A">
        <w:t xml:space="preserve"> Johannes </w:t>
      </w:r>
      <w:r w:rsidR="005D0754" w:rsidRPr="005D0754">
        <w:t>Jäschke</w:t>
      </w:r>
      <w:r w:rsidR="0006786E" w:rsidRPr="0006786E">
        <w:rPr>
          <w:vertAlign w:val="superscript"/>
        </w:rPr>
        <w:t>a</w:t>
      </w:r>
      <w:r w:rsidR="00D40156" w:rsidRPr="00D40156">
        <w:rPr>
          <w:vertAlign w:val="superscript"/>
        </w:rPr>
        <w:t>*</w:t>
      </w:r>
    </w:p>
    <w:p w14:paraId="0D04400C" w14:textId="0613DA2B" w:rsidR="00571BA1" w:rsidRPr="00A94774" w:rsidRDefault="00571BA1" w:rsidP="009865C0">
      <w:pPr>
        <w:pStyle w:val="Els-Affiliation"/>
        <w:spacing w:after="120"/>
      </w:pPr>
      <w:r w:rsidRPr="00A94774">
        <w:rPr>
          <w:vertAlign w:val="superscript"/>
        </w:rPr>
        <w:t>a</w:t>
      </w:r>
      <w:r w:rsidR="00B46F57">
        <w:t>Norwegian University of Science and Technology</w:t>
      </w:r>
      <w:r w:rsidRPr="00A94774">
        <w:t xml:space="preserve">, </w:t>
      </w:r>
      <w:r w:rsidR="00B46F57">
        <w:t>Trondheim 7050</w:t>
      </w:r>
      <w:r w:rsidRPr="00A94774">
        <w:t xml:space="preserve">, </w:t>
      </w:r>
      <w:r w:rsidR="00B46F57">
        <w:t>Norway</w:t>
      </w:r>
    </w:p>
    <w:p w14:paraId="329EFDE1" w14:textId="6CAF1B3E" w:rsidR="00D40156" w:rsidRPr="00A94774" w:rsidRDefault="000B0C2A" w:rsidP="009865C0">
      <w:pPr>
        <w:pStyle w:val="Els-Affiliation"/>
        <w:spacing w:after="120"/>
      </w:pPr>
      <w:r>
        <w:t>johannes.jaschke</w:t>
      </w:r>
      <w:r w:rsidR="00D22E38" w:rsidRPr="00D22E38">
        <w:t>@</w:t>
      </w:r>
      <w:r>
        <w:t>ntnu.no</w:t>
      </w:r>
    </w:p>
    <w:p w14:paraId="187E76AF" w14:textId="77777777" w:rsidR="00DD3D9E" w:rsidRPr="00A94774" w:rsidRDefault="00DD3D9E" w:rsidP="009865C0">
      <w:pPr>
        <w:pStyle w:val="Els-Abstract"/>
        <w:spacing w:after="120"/>
        <w:rPr>
          <w:lang w:val="en-GB"/>
        </w:rPr>
      </w:pPr>
      <w:r w:rsidRPr="00A94774">
        <w:rPr>
          <w:lang w:val="en-GB"/>
        </w:rPr>
        <w:t>Abstract</w:t>
      </w:r>
    </w:p>
    <w:p w14:paraId="63C08CC3" w14:textId="5C83CFAE" w:rsidR="00DF2CF4" w:rsidRPr="00607A22" w:rsidRDefault="003742FE" w:rsidP="008C45AA">
      <w:pPr>
        <w:pStyle w:val="Els-body-text"/>
        <w:spacing w:after="120"/>
        <w:rPr>
          <w:lang w:val="en-GB"/>
        </w:rPr>
      </w:pPr>
      <w:r w:rsidRPr="00607A22">
        <w:rPr>
          <w:lang w:val="en-GB"/>
        </w:rPr>
        <w:t>Usin</w:t>
      </w:r>
      <w:r w:rsidR="008F3CBF" w:rsidRPr="00607A22">
        <w:rPr>
          <w:lang w:val="en-GB"/>
        </w:rPr>
        <w:t>g</w:t>
      </w:r>
      <w:r w:rsidRPr="00607A22">
        <w:rPr>
          <w:lang w:val="en-GB"/>
        </w:rPr>
        <w:t xml:space="preserve"> nonlinear models </w:t>
      </w:r>
      <w:r w:rsidR="00927835" w:rsidRPr="00607A22">
        <w:rPr>
          <w:lang w:val="en-GB"/>
        </w:rPr>
        <w:t xml:space="preserve">to represent multi-scenario design optimization problems </w:t>
      </w:r>
      <w:r w:rsidR="00CD7A72" w:rsidRPr="00607A22">
        <w:rPr>
          <w:lang w:val="en-GB"/>
        </w:rPr>
        <w:t xml:space="preserve">can lead to very large NLPs that can become intractable </w:t>
      </w:r>
      <w:r w:rsidR="009327D7" w:rsidRPr="00607A22">
        <w:rPr>
          <w:lang w:val="en-GB"/>
        </w:rPr>
        <w:t xml:space="preserve">to </w:t>
      </w:r>
      <w:r w:rsidR="00F23352" w:rsidRPr="00607A22">
        <w:rPr>
          <w:lang w:val="en-GB"/>
        </w:rPr>
        <w:t xml:space="preserve">be </w:t>
      </w:r>
      <w:r w:rsidR="009327D7" w:rsidRPr="00607A22">
        <w:rPr>
          <w:lang w:val="en-GB"/>
        </w:rPr>
        <w:t>solve</w:t>
      </w:r>
      <w:r w:rsidR="00F23352" w:rsidRPr="00607A22">
        <w:rPr>
          <w:lang w:val="en-GB"/>
        </w:rPr>
        <w:t>d</w:t>
      </w:r>
      <w:r w:rsidR="009327D7" w:rsidRPr="00607A22">
        <w:rPr>
          <w:lang w:val="en-GB"/>
        </w:rPr>
        <w:t xml:space="preserve"> centrally due to the available memory in the computing device</w:t>
      </w:r>
      <w:r w:rsidR="00013E6C">
        <w:rPr>
          <w:lang w:val="en-GB"/>
        </w:rPr>
        <w:t xml:space="preserve"> used</w:t>
      </w:r>
      <w:r w:rsidR="009327D7" w:rsidRPr="00607A22">
        <w:rPr>
          <w:lang w:val="en-GB"/>
        </w:rPr>
        <w:t xml:space="preserve">. </w:t>
      </w:r>
      <w:r w:rsidR="003B7457" w:rsidRPr="00607A22">
        <w:rPr>
          <w:lang w:val="en-GB"/>
        </w:rPr>
        <w:t xml:space="preserve">In this paper, we consider a simple but general approach </w:t>
      </w:r>
      <w:r w:rsidR="00EF78DC" w:rsidRPr="00607A22">
        <w:rPr>
          <w:lang w:val="en-GB"/>
        </w:rPr>
        <w:t xml:space="preserve">for partitioning the large problem into smaller NLPs by adding consensus constraints. </w:t>
      </w:r>
      <w:r w:rsidR="002B28A2" w:rsidRPr="00607A22">
        <w:rPr>
          <w:lang w:val="en-GB"/>
        </w:rPr>
        <w:t xml:space="preserve">A distributed </w:t>
      </w:r>
      <w:r w:rsidR="00477ABC" w:rsidRPr="00607A22">
        <w:rPr>
          <w:lang w:val="en-GB"/>
        </w:rPr>
        <w:t xml:space="preserve">algorithm </w:t>
      </w:r>
      <w:r w:rsidR="004850D6" w:rsidRPr="00607A22">
        <w:rPr>
          <w:lang w:val="en-GB"/>
        </w:rPr>
        <w:t xml:space="preserve">is then </w:t>
      </w:r>
      <w:r w:rsidR="003535B4">
        <w:rPr>
          <w:lang w:val="en-GB"/>
        </w:rPr>
        <w:t>developed</w:t>
      </w:r>
      <w:r w:rsidR="00477ABC" w:rsidRPr="00607A22">
        <w:rPr>
          <w:lang w:val="en-GB"/>
        </w:rPr>
        <w:t xml:space="preserve"> </w:t>
      </w:r>
      <w:r w:rsidR="004850D6" w:rsidRPr="00607A22">
        <w:rPr>
          <w:lang w:val="en-GB"/>
        </w:rPr>
        <w:t xml:space="preserve">by applying </w:t>
      </w:r>
      <w:r w:rsidR="00477ABC" w:rsidRPr="00607A22">
        <w:rPr>
          <w:lang w:val="en-GB"/>
        </w:rPr>
        <w:t>the</w:t>
      </w:r>
      <w:r w:rsidR="009F599D" w:rsidRPr="00607A22">
        <w:rPr>
          <w:lang w:val="en-GB"/>
        </w:rPr>
        <w:t xml:space="preserve"> Alternating Direction Method of Multipliers (ADMM)</w:t>
      </w:r>
      <w:r w:rsidR="004850D6" w:rsidRPr="00607A22">
        <w:rPr>
          <w:lang w:val="en-GB"/>
        </w:rPr>
        <w:t xml:space="preserve"> </w:t>
      </w:r>
      <w:r w:rsidR="00BE26AB" w:rsidRPr="00607A22">
        <w:rPr>
          <w:lang w:val="en-GB"/>
        </w:rPr>
        <w:t xml:space="preserve">to solve the partition problems separately </w:t>
      </w:r>
      <w:del w:id="0" w:author="Sandeep Prakash" w:date="2021-02-12T17:31:00Z">
        <w:r w:rsidR="003535B4" w:rsidDel="00612333">
          <w:rPr>
            <w:lang w:val="en-GB"/>
          </w:rPr>
          <w:delText xml:space="preserve">in a distributed </w:delText>
        </w:r>
        <w:r w:rsidR="0010233F" w:rsidDel="00612333">
          <w:rPr>
            <w:lang w:val="en-GB"/>
          </w:rPr>
          <w:delText xml:space="preserve">manner </w:delText>
        </w:r>
      </w:del>
      <w:r w:rsidR="00BE26AB" w:rsidRPr="00607A22">
        <w:rPr>
          <w:lang w:val="en-GB"/>
        </w:rPr>
        <w:t>and overcome th</w:t>
      </w:r>
      <w:r w:rsidR="00D24D6E">
        <w:rPr>
          <w:lang w:val="en-GB"/>
        </w:rPr>
        <w:t>is</w:t>
      </w:r>
      <w:r w:rsidR="00BE26AB" w:rsidRPr="00607A22">
        <w:rPr>
          <w:lang w:val="en-GB"/>
        </w:rPr>
        <w:t xml:space="preserve"> memory limitations. </w:t>
      </w:r>
      <w:r w:rsidR="00876A54">
        <w:rPr>
          <w:lang w:val="en-GB"/>
        </w:rPr>
        <w:t>The</w:t>
      </w:r>
      <w:r w:rsidR="001B1F0C" w:rsidRPr="00607A22">
        <w:rPr>
          <w:lang w:val="en-GB"/>
        </w:rPr>
        <w:t xml:space="preserve"> approach is demonstrated using a simple case study and compared against </w:t>
      </w:r>
      <w:r w:rsidR="008F3CBF" w:rsidRPr="00607A22">
        <w:rPr>
          <w:lang w:val="en-GB"/>
        </w:rPr>
        <w:t xml:space="preserve">the solution obtained by solving the problem centrally. </w:t>
      </w:r>
      <w:r w:rsidR="004850D6" w:rsidRPr="00607A22">
        <w:rPr>
          <w:lang w:val="en-GB"/>
        </w:rPr>
        <w:t xml:space="preserve"> </w:t>
      </w:r>
      <w:r w:rsidR="009F599D" w:rsidRPr="00607A22">
        <w:rPr>
          <w:lang w:val="en-GB"/>
        </w:rPr>
        <w:t xml:space="preserve">  </w:t>
      </w:r>
      <w:r w:rsidR="00477ABC" w:rsidRPr="00607A22">
        <w:rPr>
          <w:lang w:val="en-GB"/>
        </w:rPr>
        <w:t xml:space="preserve"> </w:t>
      </w:r>
    </w:p>
    <w:p w14:paraId="6CE4F5F2" w14:textId="44FE3D18" w:rsidR="00DD3D9E" w:rsidRDefault="00DD3D9E" w:rsidP="009865C0">
      <w:pPr>
        <w:pStyle w:val="Els-body-text"/>
        <w:spacing w:after="120"/>
        <w:rPr>
          <w:lang w:val="en-GB"/>
        </w:rPr>
      </w:pPr>
      <w:r w:rsidRPr="00A94774">
        <w:rPr>
          <w:b/>
          <w:bCs/>
          <w:lang w:val="en-GB"/>
        </w:rPr>
        <w:t>Keywords</w:t>
      </w:r>
      <w:r w:rsidRPr="00A94774">
        <w:rPr>
          <w:lang w:val="en-GB"/>
        </w:rPr>
        <w:t xml:space="preserve">: </w:t>
      </w:r>
      <w:r w:rsidR="00DA16AF">
        <w:rPr>
          <w:lang w:val="en-GB"/>
        </w:rPr>
        <w:t>ADMM,</w:t>
      </w:r>
      <w:r w:rsidR="00893614">
        <w:rPr>
          <w:lang w:val="en-GB"/>
        </w:rPr>
        <w:t xml:space="preserve"> thermal energy storage, </w:t>
      </w:r>
      <w:r w:rsidR="00B27609">
        <w:rPr>
          <w:lang w:val="en-GB"/>
        </w:rPr>
        <w:t>optimal design</w:t>
      </w:r>
      <w:r w:rsidRPr="00DA16AF">
        <w:rPr>
          <w:lang w:val="en-GB"/>
        </w:rPr>
        <w:t>.</w:t>
      </w:r>
    </w:p>
    <w:p w14:paraId="1C4A88F6" w14:textId="2D99A5CC" w:rsidR="00DD3D9E" w:rsidRPr="00A94774" w:rsidRDefault="00B25E12" w:rsidP="009865C0">
      <w:pPr>
        <w:pStyle w:val="Els-1storder-head"/>
        <w:spacing w:after="120"/>
        <w:rPr>
          <w:lang w:val="en-GB"/>
        </w:rPr>
      </w:pPr>
      <w:r>
        <w:rPr>
          <w:lang w:val="en-GB"/>
        </w:rPr>
        <w:t>Introduction</w:t>
      </w:r>
    </w:p>
    <w:p w14:paraId="1E8D814B" w14:textId="2EE5F5EF" w:rsidR="001B6AA5" w:rsidRDefault="003C43FF" w:rsidP="00001409">
      <w:pPr>
        <w:pStyle w:val="Els-body-text"/>
        <w:rPr>
          <w:lang w:val="en-GB"/>
        </w:rPr>
      </w:pPr>
      <w:r w:rsidRPr="00CF6492">
        <w:rPr>
          <w:lang w:val="en-GB"/>
        </w:rPr>
        <w:t xml:space="preserve">Thermal energy storage (TES) </w:t>
      </w:r>
      <w:r w:rsidR="00700B63" w:rsidRPr="00CF6492">
        <w:rPr>
          <w:lang w:val="en-GB"/>
        </w:rPr>
        <w:t xml:space="preserve">systems help manage the asynchronous </w:t>
      </w:r>
      <w:r w:rsidR="00AB15B6" w:rsidRPr="00CF6492">
        <w:rPr>
          <w:lang w:val="en-GB"/>
        </w:rPr>
        <w:t>behaviour</w:t>
      </w:r>
      <w:r w:rsidR="00700B63" w:rsidRPr="00CF6492">
        <w:rPr>
          <w:lang w:val="en-GB"/>
        </w:rPr>
        <w:t xml:space="preserve"> between </w:t>
      </w:r>
      <w:r w:rsidR="0066574C" w:rsidRPr="00CF6492">
        <w:rPr>
          <w:lang w:val="en-GB"/>
        </w:rPr>
        <w:t xml:space="preserve">supply and demand </w:t>
      </w:r>
      <w:r w:rsidR="00AB15B6">
        <w:rPr>
          <w:lang w:val="en-GB"/>
        </w:rPr>
        <w:t>of</w:t>
      </w:r>
      <w:r w:rsidR="0066574C" w:rsidRPr="00CF6492">
        <w:rPr>
          <w:lang w:val="en-GB"/>
        </w:rPr>
        <w:t xml:space="preserve"> thermal energy that occur in many industrial </w:t>
      </w:r>
      <w:r w:rsidR="008E2E11">
        <w:rPr>
          <w:lang w:val="en-GB"/>
        </w:rPr>
        <w:t>processes</w:t>
      </w:r>
      <w:r w:rsidR="0066574C" w:rsidRPr="00CF6492">
        <w:rPr>
          <w:lang w:val="en-GB"/>
        </w:rPr>
        <w:t xml:space="preserve">. </w:t>
      </w:r>
      <w:r w:rsidR="00E72261" w:rsidRPr="00CF6492">
        <w:rPr>
          <w:lang w:val="en-GB"/>
        </w:rPr>
        <w:t xml:space="preserve">They store excess energy during off-peak periods and discharge it during </w:t>
      </w:r>
      <w:r w:rsidR="00A20F66" w:rsidRPr="00CF6492">
        <w:rPr>
          <w:lang w:val="en-GB"/>
        </w:rPr>
        <w:t>peak demand, thus reduc</w:t>
      </w:r>
      <w:r w:rsidR="009E0E4F">
        <w:rPr>
          <w:lang w:val="en-GB"/>
        </w:rPr>
        <w:t>ing</w:t>
      </w:r>
      <w:r w:rsidR="00A20F66" w:rsidRPr="00CF6492">
        <w:rPr>
          <w:lang w:val="en-GB"/>
        </w:rPr>
        <w:t xml:space="preserve"> reliance on external utilities</w:t>
      </w:r>
      <w:r w:rsidR="00F61A8B">
        <w:rPr>
          <w:lang w:val="en-GB"/>
        </w:rPr>
        <w:t xml:space="preserve"> and </w:t>
      </w:r>
      <w:r w:rsidR="000C0725">
        <w:rPr>
          <w:lang w:val="en-GB"/>
        </w:rPr>
        <w:t>decreas</w:t>
      </w:r>
      <w:r w:rsidR="00BB17E7">
        <w:rPr>
          <w:lang w:val="en-GB"/>
        </w:rPr>
        <w:t>e</w:t>
      </w:r>
      <w:r w:rsidR="000C0725">
        <w:rPr>
          <w:lang w:val="en-GB"/>
        </w:rPr>
        <w:t xml:space="preserve"> </w:t>
      </w:r>
      <w:r w:rsidR="00F61A8B" w:rsidRPr="00CF6492">
        <w:rPr>
          <w:lang w:val="en-GB"/>
        </w:rPr>
        <w:t>operati</w:t>
      </w:r>
      <w:r w:rsidR="000935D7">
        <w:rPr>
          <w:lang w:val="en-GB"/>
        </w:rPr>
        <w:t>ng</w:t>
      </w:r>
      <w:r w:rsidR="00F61A8B" w:rsidRPr="00CF6492">
        <w:rPr>
          <w:lang w:val="en-GB"/>
        </w:rPr>
        <w:t xml:space="preserve"> cost</w:t>
      </w:r>
      <w:r w:rsidR="000935D7">
        <w:rPr>
          <w:lang w:val="en-GB"/>
        </w:rPr>
        <w:t>s</w:t>
      </w:r>
      <w:r w:rsidR="00A20F66" w:rsidRPr="00CF6492">
        <w:rPr>
          <w:lang w:val="en-GB"/>
        </w:rPr>
        <w:t xml:space="preserve">. </w:t>
      </w:r>
      <w:r w:rsidR="008B30A4">
        <w:rPr>
          <w:lang w:val="en-GB"/>
        </w:rPr>
        <w:t>D</w:t>
      </w:r>
      <w:r w:rsidR="0025772C" w:rsidRPr="00CF6492">
        <w:rPr>
          <w:lang w:val="en-GB"/>
        </w:rPr>
        <w:t xml:space="preserve">uring </w:t>
      </w:r>
      <w:r w:rsidR="009A64FF">
        <w:rPr>
          <w:lang w:val="en-GB"/>
        </w:rPr>
        <w:t xml:space="preserve">the </w:t>
      </w:r>
      <w:r w:rsidR="0025772C" w:rsidRPr="00CF6492">
        <w:rPr>
          <w:lang w:val="en-GB"/>
        </w:rPr>
        <w:t>design</w:t>
      </w:r>
      <w:r w:rsidR="006C2ED2">
        <w:rPr>
          <w:lang w:val="en-GB"/>
        </w:rPr>
        <w:t xml:space="preserve"> stage</w:t>
      </w:r>
      <w:r w:rsidR="008B30A4">
        <w:rPr>
          <w:lang w:val="en-GB"/>
        </w:rPr>
        <w:t>,</w:t>
      </w:r>
      <w:r w:rsidR="000C0725">
        <w:rPr>
          <w:lang w:val="en-GB"/>
        </w:rPr>
        <w:t xml:space="preserve"> </w:t>
      </w:r>
      <w:r w:rsidR="006C2ED2">
        <w:rPr>
          <w:lang w:val="en-GB"/>
        </w:rPr>
        <w:t xml:space="preserve">the </w:t>
      </w:r>
      <w:r w:rsidR="0025772C" w:rsidRPr="00CF6492">
        <w:rPr>
          <w:lang w:val="en-GB"/>
        </w:rPr>
        <w:t xml:space="preserve">profiles for </w:t>
      </w:r>
      <w:r w:rsidR="003E6B42" w:rsidRPr="00CF6492">
        <w:rPr>
          <w:lang w:val="en-GB"/>
        </w:rPr>
        <w:t>the supply and demand for energy</w:t>
      </w:r>
      <w:r w:rsidR="00B411BF">
        <w:rPr>
          <w:lang w:val="en-GB"/>
        </w:rPr>
        <w:t xml:space="preserve"> </w:t>
      </w:r>
      <w:r w:rsidR="003E6B42" w:rsidRPr="00CF6492">
        <w:rPr>
          <w:lang w:val="en-GB"/>
        </w:rPr>
        <w:t xml:space="preserve">under which the </w:t>
      </w:r>
      <w:r w:rsidR="00E35412" w:rsidRPr="00CF6492">
        <w:rPr>
          <w:lang w:val="en-GB"/>
        </w:rPr>
        <w:t xml:space="preserve">system is expected to operate in </w:t>
      </w:r>
      <w:r w:rsidR="00B0235F">
        <w:rPr>
          <w:lang w:val="en-GB"/>
        </w:rPr>
        <w:t>are</w:t>
      </w:r>
      <w:r w:rsidR="00E35412" w:rsidRPr="00CF6492">
        <w:rPr>
          <w:lang w:val="en-GB"/>
        </w:rPr>
        <w:t xml:space="preserve"> </w:t>
      </w:r>
      <w:r w:rsidR="00A57E47" w:rsidRPr="00CF6492">
        <w:rPr>
          <w:lang w:val="en-GB"/>
        </w:rPr>
        <w:t>uncertain and need</w:t>
      </w:r>
      <w:r w:rsidR="00B46432">
        <w:rPr>
          <w:lang w:val="en-GB"/>
        </w:rPr>
        <w:t>s</w:t>
      </w:r>
      <w:r w:rsidR="00A57E47" w:rsidRPr="00CF6492">
        <w:rPr>
          <w:lang w:val="en-GB"/>
        </w:rPr>
        <w:t xml:space="preserve"> to be accounted for. </w:t>
      </w:r>
      <w:r w:rsidR="00A867AB">
        <w:rPr>
          <w:lang w:val="en-GB"/>
        </w:rPr>
        <w:t>Th</w:t>
      </w:r>
      <w:r w:rsidR="00B46432">
        <w:rPr>
          <w:lang w:val="en-GB"/>
        </w:rPr>
        <w:t>is</w:t>
      </w:r>
      <w:r w:rsidR="00A57E47" w:rsidRPr="00CF6492">
        <w:rPr>
          <w:lang w:val="en-GB"/>
        </w:rPr>
        <w:t xml:space="preserve"> </w:t>
      </w:r>
      <w:r w:rsidR="00D74FDE" w:rsidRPr="00CF6492">
        <w:rPr>
          <w:lang w:val="en-GB"/>
        </w:rPr>
        <w:t xml:space="preserve">uncertainty can be represented by </w:t>
      </w:r>
      <w:r w:rsidR="00006D04" w:rsidRPr="00CF6492">
        <w:rPr>
          <w:lang w:val="en-GB"/>
        </w:rPr>
        <w:t xml:space="preserve">a set of discrete scenarios </w:t>
      </w:r>
      <w:r w:rsidR="00F0315A" w:rsidRPr="00F0315A">
        <w:rPr>
          <w:position w:val="-10"/>
        </w:rPr>
        <w:object w:dxaOrig="1120" w:dyaOrig="300" w14:anchorId="2B80B6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14.25pt" o:ole="">
            <v:imagedata r:id="rId11" o:title=""/>
          </v:shape>
          <o:OLEObject Type="Embed" ProgID="Equation.DSMT4" ShapeID="_x0000_i1025" DrawAspect="Content" ObjectID="_1674658057" r:id="rId12"/>
        </w:object>
      </w:r>
      <w:r w:rsidR="00006D04" w:rsidRPr="00CF6492">
        <w:rPr>
          <w:lang w:val="en-GB"/>
        </w:rPr>
        <w:t xml:space="preserve"> with </w:t>
      </w:r>
      <w:r w:rsidR="004268B8" w:rsidRPr="00CF6492">
        <w:rPr>
          <w:lang w:val="en-GB"/>
        </w:rPr>
        <w:t>cost weight</w:t>
      </w:r>
      <w:r w:rsidR="00CB79D7">
        <w:rPr>
          <w:lang w:val="en-GB"/>
        </w:rPr>
        <w:t>s</w:t>
      </w:r>
      <w:r w:rsidR="004268B8" w:rsidRPr="00CF6492">
        <w:rPr>
          <w:lang w:val="en-GB"/>
        </w:rPr>
        <w:t xml:space="preserve"> </w:t>
      </w:r>
      <w:bookmarkStart w:id="1" w:name="MTBlankEqn"/>
      <w:r w:rsidR="00F0315A" w:rsidRPr="00F0315A">
        <w:rPr>
          <w:position w:val="-10"/>
        </w:rPr>
        <w:object w:dxaOrig="260" w:dyaOrig="300" w14:anchorId="5E523240">
          <v:shape id="_x0000_i1026" type="#_x0000_t75" style="width:14.25pt;height:14.25pt" o:ole="">
            <v:imagedata r:id="rId13" o:title=""/>
          </v:shape>
          <o:OLEObject Type="Embed" ProgID="Equation.DSMT4" ShapeID="_x0000_i1026" DrawAspect="Content" ObjectID="_1674658058" r:id="rId14"/>
        </w:object>
      </w:r>
      <w:bookmarkEnd w:id="1"/>
      <w:r w:rsidR="00FB32C8">
        <w:rPr>
          <w:lang w:val="en-GB"/>
        </w:rPr>
        <w:t xml:space="preserve"> </w:t>
      </w:r>
      <w:r w:rsidR="004268B8" w:rsidRPr="00CF6492">
        <w:rPr>
          <w:lang w:val="en-GB"/>
        </w:rPr>
        <w:t xml:space="preserve">to represent </w:t>
      </w:r>
      <w:r w:rsidR="00B0235F">
        <w:rPr>
          <w:lang w:val="en-GB"/>
        </w:rPr>
        <w:t xml:space="preserve">the </w:t>
      </w:r>
      <w:r w:rsidR="004268B8" w:rsidRPr="00CF6492">
        <w:rPr>
          <w:lang w:val="en-GB"/>
        </w:rPr>
        <w:t xml:space="preserve">likelihood of scenario </w:t>
      </w:r>
      <w:proofErr w:type="spellStart"/>
      <w:r w:rsidR="004268B8" w:rsidRPr="00CF6492">
        <w:rPr>
          <w:i/>
          <w:iCs/>
          <w:lang w:val="en-GB"/>
        </w:rPr>
        <w:t>s</w:t>
      </w:r>
      <w:proofErr w:type="spellEnd"/>
      <w:r w:rsidR="004268B8" w:rsidRPr="00CF6492">
        <w:rPr>
          <w:i/>
          <w:iCs/>
          <w:lang w:val="en-GB"/>
        </w:rPr>
        <w:t xml:space="preserve"> </w:t>
      </w:r>
      <w:r w:rsidR="004268B8" w:rsidRPr="00CF6492">
        <w:rPr>
          <w:lang w:val="en-GB"/>
        </w:rPr>
        <w:t xml:space="preserve">being realized. Stochastic programming approaches can be used to </w:t>
      </w:r>
      <w:r w:rsidR="00A925D1" w:rsidRPr="00CF6492">
        <w:rPr>
          <w:lang w:val="en-GB"/>
        </w:rPr>
        <w:t xml:space="preserve">cast the optimal design </w:t>
      </w:r>
      <w:r w:rsidR="00A925D1">
        <w:rPr>
          <w:lang w:val="en-GB"/>
        </w:rPr>
        <w:t>problem as a two-stage optimization problem</w:t>
      </w:r>
      <w:r w:rsidR="00124839">
        <w:rPr>
          <w:lang w:val="en-GB"/>
        </w:rPr>
        <w:t xml:space="preserve"> </w:t>
      </w:r>
      <w:r w:rsidR="00A925D1">
        <w:rPr>
          <w:lang w:val="en-GB"/>
        </w:rPr>
        <w:t xml:space="preserve">where the design variables </w:t>
      </w:r>
      <w:r w:rsidR="00F0315A" w:rsidRPr="00F0315A">
        <w:rPr>
          <w:position w:val="-6"/>
        </w:rPr>
        <w:object w:dxaOrig="380" w:dyaOrig="279" w14:anchorId="5805BC74">
          <v:shape id="_x0000_i1027" type="#_x0000_t75" style="width:21.75pt;height:14.25pt" o:ole="">
            <v:imagedata r:id="rId15" o:title=""/>
          </v:shape>
          <o:OLEObject Type="Embed" ProgID="Equation.DSMT4" ShapeID="_x0000_i1027" DrawAspect="Content" ObjectID="_1674658059" r:id="rId16"/>
        </w:object>
      </w:r>
      <w:r w:rsidR="00AD453C">
        <w:t xml:space="preserve"> </w:t>
      </w:r>
      <w:r w:rsidR="007E50AE">
        <w:rPr>
          <w:lang w:val="en-GB"/>
        </w:rPr>
        <w:t>are first-stage (here and now) decisions while the operations variables</w:t>
      </w:r>
      <w:r w:rsidR="00AD453C">
        <w:rPr>
          <w:lang w:val="en-GB"/>
        </w:rPr>
        <w:t xml:space="preserve"> </w:t>
      </w:r>
      <w:r w:rsidR="00F0315A" w:rsidRPr="00F0315A">
        <w:rPr>
          <w:position w:val="-10"/>
        </w:rPr>
        <w:object w:dxaOrig="440" w:dyaOrig="320" w14:anchorId="75B10BDE">
          <v:shape id="_x0000_i1028" type="#_x0000_t75" style="width:21.75pt;height:14.25pt" o:ole="">
            <v:imagedata r:id="rId17" o:title=""/>
          </v:shape>
          <o:OLEObject Type="Embed" ProgID="Equation.DSMT4" ShapeID="_x0000_i1028" DrawAspect="Content" ObjectID="_1674658060" r:id="rId18"/>
        </w:object>
      </w:r>
      <w:r w:rsidR="00AD453C">
        <w:t xml:space="preserve"> </w:t>
      </w:r>
      <w:r w:rsidR="00A33A1E">
        <w:rPr>
          <w:lang w:val="en-GB"/>
        </w:rPr>
        <w:t>are second stage (wait and see) decisions for each scenario</w:t>
      </w:r>
      <w:r w:rsidR="00254A1B">
        <w:rPr>
          <w:lang w:val="en-GB"/>
        </w:rPr>
        <w:t xml:space="preserve"> </w:t>
      </w:r>
      <w:r w:rsidR="00254A1B">
        <w:rPr>
          <w:lang w:val="en-GB"/>
        </w:rPr>
        <w:fldChar w:fldCharType="begin" w:fldLock="1"/>
      </w:r>
      <w:r w:rsidR="00F2214F">
        <w:rPr>
          <w:lang w:val="en-GB"/>
        </w:rPr>
        <w:instrText>ADDIN CSL_CITATION {"citationItems":[{"id":"ITEM-1","itemData":{"DOI":"https://doi.org/10.1016/B978-0-12-823377-1.50244-5","ISSN":"1570-7946","abstract":"A key factor for energy-efficient industrial clusters is the recovery of waste heat. To this end, thermal energy storage (TES) is an appealing technology that facilitates dynamic heat integration between supplier and consumer plants. A long-term strategy for energy savings must involve adequate consideration for the optimal design of the TES. From an industrial perspective, finding the capacity of the TES unit is often based on heuristic rules which may lead to suboptimal design. This approach does not account for the short-term variability in operation of the TES system. Scenario-based stochastic programming approaches, where the operational uncertainty is described in form of discrete scenarios, can be used to find the best design for the TES system. We present two problem formulations for finding the optimal capacity of the TES unit. The first is a single-level formulation where the design and operating constraints are combined for all scenarios, with the objective of minimizing the combined cost of design and operation. The second is a bilevel formulation where the design decisions are taken on the upper level to minimize overall system cost, whereas the lower level problems (one per scenario) represent the optimal operation for the chosen design variables, each minimizing the operating cost for their respective scenarios. We compare the results of the two approaches with an illustrative case study of an industrial cluster with one supplier plant and one consumer plant exchanging heat via a TES unit.","author":[{"dropping-particle":"","family":"Thombre","given":"Mandar","non-dropping-particle":"","parse-names":false,"suffix":""},{"dropping-particle":"","family":"Prakash","given":"Sandeep","non-dropping-particle":"","parse-names":false,"suffix":""},{"dropping-particle":"","family":"Knudsen","given":"Brage Rugstad","non-dropping-particle":"","parse-names":false,"suffix":""},{"dropping-particle":"","family":"Jäschke","given":"Johannes","non-dropping-particle":"","parse-names":false,"suffix":""}],"collection-title":"Computer Aided Chemical Engineering","container-title":"30th European Symposium on Computer Aided Process Engineering","editor":[{"dropping-particle":"","family":"Pierucci","given":"Sauro","non-dropping-particle":"","parse-names":false,"suffix":""},{"dropping-particle":"","family":"Manenti","given":"Flavio","non-dropping-particle":"","parse-names":false,"suffix":""},{"dropping-particle":"","family":"Bozzano","given":"Giulia Luisa","non-dropping-particle":"","parse-names":false,"suffix":""},{"dropping-particle":"","family":"Manca","given":"Davide","non-dropping-particle":"","parse-names":false,"suffix":""}],"id":"ITEM-1","issued":{"date-parts":[["2020"]]},"page":"1459-1464","publisher":"Elsevier","title":"Optimizing the Capacity of Thermal Energy Storage in Industrial Clusters","type":"chapter","volume":"48"},"uris":["http://www.mendeley.com/documents/?uuid=46ca1218-3d1a-4a42-97c6-6808805202f2"]}],"mendeley":{"formattedCitation":"(Thombre et al., 2020)","plainTextFormattedCitation":"(Thombre et al., 2020)","previouslyFormattedCitation":"(Thombre et al., 2020)"},"properties":{"noteIndex":0},"schema":"https://github.com/citation-style-language/schema/raw/master/csl-citation.json"}</w:instrText>
      </w:r>
      <w:r w:rsidR="00254A1B">
        <w:rPr>
          <w:lang w:val="en-GB"/>
        </w:rPr>
        <w:fldChar w:fldCharType="separate"/>
      </w:r>
      <w:r w:rsidR="00254A1B" w:rsidRPr="00124839">
        <w:rPr>
          <w:noProof/>
          <w:lang w:val="en-GB"/>
        </w:rPr>
        <w:t>(Thombre et al., 2020)</w:t>
      </w:r>
      <w:r w:rsidR="00254A1B">
        <w:rPr>
          <w:lang w:val="en-GB"/>
        </w:rPr>
        <w:fldChar w:fldCharType="end"/>
      </w:r>
      <w:r w:rsidR="00A33A1E">
        <w:rPr>
          <w:lang w:val="en-GB"/>
        </w:rPr>
        <w:t>.</w:t>
      </w:r>
    </w:p>
    <w:p w14:paraId="7A6629B0" w14:textId="64504536" w:rsidR="000804AD" w:rsidRPr="00022057" w:rsidRDefault="00F83C98" w:rsidP="000804AD">
      <w:pPr>
        <w:pStyle w:val="Els-body-text"/>
        <w:rPr>
          <w:lang w:val="en-GB"/>
        </w:rPr>
      </w:pPr>
      <w:r>
        <w:rPr>
          <w:lang w:val="en-GB"/>
        </w:rPr>
        <w:t>The d</w:t>
      </w:r>
      <w:r w:rsidR="001B6AA5">
        <w:rPr>
          <w:lang w:val="en-GB"/>
        </w:rPr>
        <w:t xml:space="preserve">ynamics of the system in each scenario can be discretized into </w:t>
      </w:r>
      <w:proofErr w:type="spellStart"/>
      <w:r w:rsidR="00093AFE">
        <w:rPr>
          <w:lang w:val="en-GB"/>
        </w:rPr>
        <w:t>N</w:t>
      </w:r>
      <w:proofErr w:type="spellEnd"/>
      <w:r w:rsidR="00093AFE">
        <w:rPr>
          <w:lang w:val="en-GB"/>
        </w:rPr>
        <w:t xml:space="preserve"> equally spaced sampling intervals represented by the set </w:t>
      </w:r>
      <w:r w:rsidR="004D0E0E" w:rsidRPr="004D0E0E">
        <w:rPr>
          <w:position w:val="-10"/>
          <w:lang w:val="en-GB"/>
        </w:rPr>
        <w:object w:dxaOrig="1440" w:dyaOrig="300" w14:anchorId="6D2FF1B4">
          <v:shape id="_x0000_i1029" type="#_x0000_t75" style="width:1in;height:14.25pt" o:ole="">
            <v:imagedata r:id="rId19" o:title=""/>
          </v:shape>
          <o:OLEObject Type="Embed" ProgID="Equation.DSMT4" ShapeID="_x0000_i1029" DrawAspect="Content" ObjectID="_1674658061" r:id="rId20"/>
        </w:object>
      </w:r>
      <w:r w:rsidR="0081220E">
        <w:t xml:space="preserve"> and the o</w:t>
      </w:r>
      <w:r w:rsidR="00DB3211">
        <w:t>ptimal</w:t>
      </w:r>
      <w:r w:rsidR="00E2082E">
        <w:rPr>
          <w:lang w:val="en-GB"/>
        </w:rPr>
        <w:t xml:space="preserve"> design problem cast as a</w:t>
      </w:r>
      <w:r w:rsidR="00D57DB5">
        <w:rPr>
          <w:lang w:val="en-GB"/>
        </w:rPr>
        <w:t>n</w:t>
      </w:r>
      <w:r w:rsidR="00E2082E">
        <w:rPr>
          <w:lang w:val="en-GB"/>
        </w:rPr>
        <w:t xml:space="preserve"> NLP </w:t>
      </w:r>
      <w:r w:rsidR="00351B9A">
        <w:rPr>
          <w:lang w:val="en-GB"/>
        </w:rPr>
        <w:t>in the central</w:t>
      </w:r>
      <w:r w:rsidR="00E33646">
        <w:rPr>
          <w:lang w:val="en-GB"/>
        </w:rPr>
        <w:t>ized</w:t>
      </w:r>
      <w:r w:rsidR="00351B9A">
        <w:rPr>
          <w:lang w:val="en-GB"/>
        </w:rPr>
        <w:t xml:space="preserve"> form as</w:t>
      </w:r>
      <w:r w:rsidR="00AD58E8">
        <w:rPr>
          <w:lang w:val="en-GB"/>
        </w:rPr>
        <w:t xml:space="preserve"> (</w:t>
      </w:r>
      <w:r w:rsidR="007524CD">
        <w:rPr>
          <w:iCs/>
          <w:lang w:val="en-GB"/>
        </w:rPr>
        <w:fldChar w:fldCharType="begin"/>
      </w:r>
      <w:r w:rsidR="007524CD">
        <w:rPr>
          <w:iCs/>
          <w:lang w:val="en-GB"/>
        </w:rPr>
        <w:instrText xml:space="preserve"> GOTOBUTTON ZEqnNum344799  \* MERGEFORMAT </w:instrText>
      </w:r>
      <w:r w:rsidR="007524CD">
        <w:rPr>
          <w:iCs/>
          <w:lang w:val="en-GB"/>
        </w:rPr>
        <w:fldChar w:fldCharType="begin"/>
      </w:r>
      <w:r w:rsidR="007524CD">
        <w:rPr>
          <w:iCs/>
          <w:lang w:val="en-GB"/>
        </w:rPr>
        <w:instrText xml:space="preserve"> REF ZEqnNum344799 \* Charformat \! \* MERGEFORMAT </w:instrText>
      </w:r>
      <w:r w:rsidR="007524CD">
        <w:rPr>
          <w:iCs/>
          <w:lang w:val="en-GB"/>
        </w:rPr>
        <w:fldChar w:fldCharType="separate"/>
      </w:r>
      <w:ins w:id="2" w:author="Sandeep Prakash" w:date="2021-02-04T22:12:00Z">
        <w:r w:rsidR="002E365C" w:rsidRPr="002E365C">
          <w:rPr>
            <w:iCs/>
            <w:lang w:val="en-GB"/>
            <w:rPrChange w:id="3" w:author="Sandeep Prakash" w:date="2021-02-04T22:12:00Z">
              <w:rPr>
                <w:noProof/>
                <w:lang w:val="en-GB"/>
              </w:rPr>
            </w:rPrChange>
          </w:rPr>
          <w:instrText>1</w:instrText>
        </w:r>
      </w:ins>
      <w:del w:id="4" w:author="Sandeep Prakash" w:date="2021-02-04T22:12:00Z">
        <w:r w:rsidR="004B3AAB" w:rsidRPr="004B3AAB" w:rsidDel="002E365C">
          <w:rPr>
            <w:iCs/>
            <w:lang w:val="en-GB"/>
          </w:rPr>
          <w:delInstrText>1</w:delInstrText>
        </w:r>
      </w:del>
      <w:r w:rsidR="007524CD">
        <w:rPr>
          <w:iCs/>
          <w:lang w:val="en-GB"/>
        </w:rPr>
        <w:fldChar w:fldCharType="end"/>
      </w:r>
      <w:r w:rsidR="007524CD">
        <w:rPr>
          <w:iCs/>
          <w:lang w:val="en-GB"/>
        </w:rPr>
        <w:fldChar w:fldCharType="end"/>
      </w:r>
      <w:r w:rsidR="00AD58E8">
        <w:rPr>
          <w:lang w:val="en-GB"/>
        </w:rPr>
        <w:t>)</w:t>
      </w:r>
      <w:r w:rsidR="007524CD">
        <w:rPr>
          <w:lang w:val="en-GB"/>
        </w:rPr>
        <w:t xml:space="preserve">. </w:t>
      </w:r>
    </w:p>
    <w:tbl>
      <w:tblPr>
        <w:tblW w:w="7194" w:type="dxa"/>
        <w:tblInd w:w="108" w:type="dxa"/>
        <w:tblLayout w:type="fixed"/>
        <w:tblLook w:val="04A0" w:firstRow="1" w:lastRow="0" w:firstColumn="1" w:lastColumn="0" w:noHBand="0" w:noVBand="1"/>
      </w:tblPr>
      <w:tblGrid>
        <w:gridCol w:w="896"/>
        <w:gridCol w:w="4073"/>
        <w:gridCol w:w="1618"/>
        <w:gridCol w:w="607"/>
      </w:tblGrid>
      <w:tr w:rsidR="000804AD" w:rsidRPr="00A94774" w14:paraId="40B3A1FA" w14:textId="77777777" w:rsidTr="008D1910">
        <w:tc>
          <w:tcPr>
            <w:tcW w:w="896" w:type="dxa"/>
            <w:shd w:val="clear" w:color="auto" w:fill="auto"/>
            <w:vAlign w:val="center"/>
          </w:tcPr>
          <w:p w14:paraId="3C5A4C2F" w14:textId="77777777" w:rsidR="000804AD" w:rsidRPr="0032329D" w:rsidRDefault="000804AD" w:rsidP="00757B3B">
            <w:pPr>
              <w:pStyle w:val="Els-body-text"/>
              <w:spacing w:line="264" w:lineRule="auto"/>
              <w:jc w:val="right"/>
              <w:rPr>
                <w:color w:val="FF0000"/>
                <w:lang w:val="en-GB"/>
              </w:rPr>
            </w:pPr>
            <w:r w:rsidRPr="00F0315A">
              <w:rPr>
                <w:position w:val="-20"/>
              </w:rPr>
              <w:object w:dxaOrig="580" w:dyaOrig="400" w14:anchorId="50AFFA8E">
                <v:shape id="_x0000_i1030" type="#_x0000_t75" style="width:29.25pt;height:21.75pt" o:ole="">
                  <v:imagedata r:id="rId21" o:title=""/>
                </v:shape>
                <o:OLEObject Type="Embed" ProgID="Equation.DSMT4" ShapeID="_x0000_i1030" DrawAspect="Content" ObjectID="_1674658062" r:id="rId22"/>
              </w:object>
            </w:r>
          </w:p>
        </w:tc>
        <w:tc>
          <w:tcPr>
            <w:tcW w:w="4073" w:type="dxa"/>
            <w:shd w:val="clear" w:color="auto" w:fill="auto"/>
            <w:vAlign w:val="center"/>
          </w:tcPr>
          <w:p w14:paraId="6F297BAA" w14:textId="77777777" w:rsidR="000804AD" w:rsidRPr="0032329D" w:rsidRDefault="000804AD" w:rsidP="00757B3B">
            <w:pPr>
              <w:pStyle w:val="Els-body-text"/>
              <w:spacing w:line="264" w:lineRule="auto"/>
              <w:jc w:val="left"/>
              <w:rPr>
                <w:color w:val="FF0000"/>
                <w:lang w:val="en-GB"/>
              </w:rPr>
            </w:pPr>
            <w:r w:rsidRPr="00F0315A">
              <w:rPr>
                <w:position w:val="-26"/>
              </w:rPr>
              <w:object w:dxaOrig="2920" w:dyaOrig="620" w14:anchorId="0A2C020A">
                <v:shape id="_x0000_i1031" type="#_x0000_t75" style="width:2in;height:29.25pt" o:ole="">
                  <v:imagedata r:id="rId23" o:title=""/>
                </v:shape>
                <o:OLEObject Type="Embed" ProgID="Equation.DSMT4" ShapeID="_x0000_i1031" DrawAspect="Content" ObjectID="_1674658063" r:id="rId24"/>
              </w:object>
            </w:r>
          </w:p>
        </w:tc>
        <w:tc>
          <w:tcPr>
            <w:tcW w:w="1618" w:type="dxa"/>
            <w:shd w:val="clear" w:color="auto" w:fill="auto"/>
            <w:vAlign w:val="center"/>
          </w:tcPr>
          <w:p w14:paraId="257A2BBC" w14:textId="77777777" w:rsidR="000804AD" w:rsidRPr="0032329D" w:rsidRDefault="000804AD" w:rsidP="00757B3B">
            <w:pPr>
              <w:pStyle w:val="Els-body-text"/>
              <w:spacing w:line="264" w:lineRule="auto"/>
              <w:jc w:val="left"/>
              <w:rPr>
                <w:color w:val="FF0000"/>
                <w:lang w:val="en-GB"/>
              </w:rPr>
            </w:pPr>
          </w:p>
        </w:tc>
        <w:tc>
          <w:tcPr>
            <w:tcW w:w="607" w:type="dxa"/>
            <w:shd w:val="clear" w:color="auto" w:fill="auto"/>
            <w:vAlign w:val="center"/>
          </w:tcPr>
          <w:p w14:paraId="5AEC9241" w14:textId="6BA75DA6" w:rsidR="000804AD" w:rsidRPr="006D54B3" w:rsidRDefault="000804AD" w:rsidP="00757B3B">
            <w:pPr>
              <w:pStyle w:val="Els-body-text"/>
              <w:spacing w:line="264" w:lineRule="auto"/>
              <w:jc w:val="right"/>
              <w:rPr>
                <w:lang w:val="en-GB"/>
              </w:rPr>
            </w:pPr>
            <w:r w:rsidRPr="006D54B3">
              <w:rPr>
                <w:lang w:val="en-GB"/>
              </w:rPr>
              <w:t>(</w:t>
            </w:r>
            <w:r w:rsidRPr="006D54B3">
              <w:rPr>
                <w:lang w:val="en-GB"/>
              </w:rPr>
              <w:fldChar w:fldCharType="begin"/>
            </w:r>
            <w:r w:rsidRPr="006D54B3">
              <w:rPr>
                <w:lang w:val="en-GB"/>
              </w:rPr>
              <w:instrText xml:space="preserve"> MACROBUTTON MTPlaceRef \* MERGEFORMAT </w:instrText>
            </w:r>
            <w:r w:rsidRPr="006D54B3">
              <w:rPr>
                <w:lang w:val="en-GB"/>
              </w:rPr>
              <w:fldChar w:fldCharType="begin"/>
            </w:r>
            <w:r w:rsidRPr="006D54B3">
              <w:rPr>
                <w:lang w:val="en-GB"/>
              </w:rPr>
              <w:instrText xml:space="preserve"> SEQ MTEqn \h \* MERGEFORMAT </w:instrText>
            </w:r>
            <w:r w:rsidRPr="006D54B3">
              <w:rPr>
                <w:lang w:val="en-GB"/>
              </w:rPr>
              <w:fldChar w:fldCharType="end"/>
            </w:r>
            <w:bookmarkStart w:id="5" w:name="ZEqnNum344799"/>
            <w:r w:rsidRPr="006D54B3">
              <w:rPr>
                <w:lang w:val="en-GB"/>
              </w:rPr>
              <w:fldChar w:fldCharType="begin"/>
            </w:r>
            <w:r w:rsidRPr="006D54B3">
              <w:rPr>
                <w:lang w:val="en-GB"/>
              </w:rPr>
              <w:instrText xml:space="preserve"> SEQ MTEqn \c \* Arabic \* MERGEFORMAT </w:instrText>
            </w:r>
            <w:r w:rsidRPr="006D54B3">
              <w:rPr>
                <w:lang w:val="en-GB"/>
              </w:rPr>
              <w:fldChar w:fldCharType="separate"/>
            </w:r>
            <w:r w:rsidR="002E365C">
              <w:rPr>
                <w:noProof/>
                <w:lang w:val="en-GB"/>
              </w:rPr>
              <w:instrText>1</w:instrText>
            </w:r>
            <w:r w:rsidRPr="006D54B3">
              <w:rPr>
                <w:lang w:val="en-GB"/>
              </w:rPr>
              <w:fldChar w:fldCharType="end"/>
            </w:r>
            <w:bookmarkEnd w:id="5"/>
            <w:r w:rsidRPr="006D54B3">
              <w:rPr>
                <w:lang w:val="en-GB"/>
              </w:rPr>
              <w:fldChar w:fldCharType="end"/>
            </w:r>
            <w:r w:rsidRPr="006D54B3">
              <w:rPr>
                <w:lang w:val="en-GB"/>
              </w:rPr>
              <w:t>a)</w:t>
            </w:r>
          </w:p>
        </w:tc>
      </w:tr>
      <w:tr w:rsidR="000804AD" w:rsidRPr="00A94774" w14:paraId="59E0519C" w14:textId="77777777" w:rsidTr="008D1910">
        <w:tc>
          <w:tcPr>
            <w:tcW w:w="896" w:type="dxa"/>
            <w:shd w:val="clear" w:color="auto" w:fill="auto"/>
            <w:vAlign w:val="center"/>
          </w:tcPr>
          <w:p w14:paraId="4659CFE8" w14:textId="77777777" w:rsidR="000804AD" w:rsidRPr="0032329D" w:rsidRDefault="000804AD" w:rsidP="00757B3B">
            <w:pPr>
              <w:pStyle w:val="Els-body-text"/>
              <w:spacing w:line="264" w:lineRule="auto"/>
              <w:jc w:val="right"/>
              <w:rPr>
                <w:color w:val="FF0000"/>
                <w:lang w:val="en-GB"/>
              </w:rPr>
            </w:pPr>
            <w:r w:rsidRPr="00F0315A">
              <w:rPr>
                <w:position w:val="-6"/>
              </w:rPr>
              <w:object w:dxaOrig="260" w:dyaOrig="220" w14:anchorId="555702E9">
                <v:shape id="_x0000_i1032" type="#_x0000_t75" style="width:14.25pt;height:14.25pt" o:ole="">
                  <v:imagedata r:id="rId25" o:title=""/>
                </v:shape>
                <o:OLEObject Type="Embed" ProgID="Equation.DSMT4" ShapeID="_x0000_i1032" DrawAspect="Content" ObjectID="_1674658064" r:id="rId26"/>
              </w:object>
            </w:r>
          </w:p>
        </w:tc>
        <w:tc>
          <w:tcPr>
            <w:tcW w:w="4073" w:type="dxa"/>
            <w:shd w:val="clear" w:color="auto" w:fill="auto"/>
            <w:vAlign w:val="center"/>
          </w:tcPr>
          <w:p w14:paraId="7E89DA2F" w14:textId="77777777" w:rsidR="000804AD" w:rsidRPr="0032329D" w:rsidRDefault="000804AD" w:rsidP="00757B3B">
            <w:pPr>
              <w:pStyle w:val="Els-body-text"/>
              <w:spacing w:line="264" w:lineRule="auto"/>
              <w:jc w:val="left"/>
              <w:rPr>
                <w:color w:val="FF0000"/>
                <w:lang w:val="en-GB"/>
              </w:rPr>
            </w:pPr>
            <w:r w:rsidRPr="00F0315A">
              <w:rPr>
                <w:position w:val="-14"/>
              </w:rPr>
              <w:object w:dxaOrig="2040" w:dyaOrig="380" w14:anchorId="06179737">
                <v:shape id="_x0000_i1033" type="#_x0000_t75" style="width:101.25pt;height:21.75pt" o:ole="">
                  <v:imagedata r:id="rId27" o:title=""/>
                </v:shape>
                <o:OLEObject Type="Embed" ProgID="Equation.DSMT4" ShapeID="_x0000_i1033" DrawAspect="Content" ObjectID="_1674658065" r:id="rId28"/>
              </w:object>
            </w:r>
          </w:p>
        </w:tc>
        <w:tc>
          <w:tcPr>
            <w:tcW w:w="1618" w:type="dxa"/>
            <w:shd w:val="clear" w:color="auto" w:fill="auto"/>
            <w:vAlign w:val="center"/>
          </w:tcPr>
          <w:p w14:paraId="0984344A" w14:textId="77777777" w:rsidR="000804AD" w:rsidRPr="0032329D" w:rsidRDefault="000804AD" w:rsidP="00757B3B">
            <w:pPr>
              <w:pStyle w:val="Els-body-text"/>
              <w:spacing w:line="264" w:lineRule="auto"/>
              <w:jc w:val="left"/>
              <w:rPr>
                <w:color w:val="FF0000"/>
                <w:lang w:val="en-GB"/>
              </w:rPr>
            </w:pPr>
            <w:r w:rsidRPr="00F0315A">
              <w:rPr>
                <w:position w:val="-8"/>
              </w:rPr>
              <w:object w:dxaOrig="1300" w:dyaOrig="279" w14:anchorId="5210C20A">
                <v:shape id="_x0000_i1034" type="#_x0000_t75" style="width:64.5pt;height:14.25pt" o:ole="">
                  <v:imagedata r:id="rId29" o:title=""/>
                </v:shape>
                <o:OLEObject Type="Embed" ProgID="Equation.DSMT4" ShapeID="_x0000_i1034" DrawAspect="Content" ObjectID="_1674658066" r:id="rId30"/>
              </w:object>
            </w:r>
          </w:p>
        </w:tc>
        <w:tc>
          <w:tcPr>
            <w:tcW w:w="607" w:type="dxa"/>
            <w:shd w:val="clear" w:color="auto" w:fill="auto"/>
            <w:vAlign w:val="center"/>
          </w:tcPr>
          <w:p w14:paraId="2FD6AE0F" w14:textId="47CF412B"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ins w:id="6" w:author="Sandeep Prakash" w:date="2021-02-04T22:12:00Z">
              <w:r w:rsidR="002E365C" w:rsidRPr="002E365C">
                <w:rPr>
                  <w:iCs/>
                  <w:lang w:val="en-GB"/>
                  <w:rPrChange w:id="7" w:author="Sandeep Prakash" w:date="2021-02-04T22:12:00Z">
                    <w:rPr>
                      <w:noProof/>
                      <w:lang w:val="en-GB"/>
                    </w:rPr>
                  </w:rPrChange>
                </w:rPr>
                <w:instrText>1</w:instrText>
              </w:r>
            </w:ins>
            <w:del w:id="8" w:author="Sandeep Prakash" w:date="2021-02-04T22:12:00Z">
              <w:r w:rsidR="004B3AAB" w:rsidRPr="004B3AAB" w:rsidDel="002E365C">
                <w:rPr>
                  <w:iCs/>
                  <w:lang w:val="en-GB"/>
                </w:rPr>
                <w:delInstrText>1</w:delInstrText>
              </w:r>
            </w:del>
            <w:r w:rsidRPr="006D54B3">
              <w:rPr>
                <w:iCs/>
                <w:lang w:val="en-GB"/>
              </w:rPr>
              <w:fldChar w:fldCharType="end"/>
            </w:r>
            <w:r w:rsidRPr="006D54B3">
              <w:rPr>
                <w:iCs/>
                <w:lang w:val="en-GB"/>
              </w:rPr>
              <w:fldChar w:fldCharType="end"/>
            </w:r>
            <w:r w:rsidRPr="006D54B3">
              <w:rPr>
                <w:lang w:val="en-GB"/>
              </w:rPr>
              <w:t>b)</w:t>
            </w:r>
          </w:p>
        </w:tc>
      </w:tr>
      <w:tr w:rsidR="000804AD" w:rsidRPr="00A94774" w14:paraId="3EF0AE7C" w14:textId="77777777" w:rsidTr="008D1910">
        <w:tc>
          <w:tcPr>
            <w:tcW w:w="896" w:type="dxa"/>
            <w:shd w:val="clear" w:color="auto" w:fill="auto"/>
            <w:vAlign w:val="center"/>
          </w:tcPr>
          <w:p w14:paraId="0DA7B78D" w14:textId="77777777" w:rsidR="000804AD" w:rsidRPr="0032329D" w:rsidRDefault="000804AD" w:rsidP="00757B3B">
            <w:pPr>
              <w:pStyle w:val="Els-body-text"/>
              <w:spacing w:line="264" w:lineRule="auto"/>
              <w:jc w:val="right"/>
              <w:rPr>
                <w:color w:val="FF0000"/>
                <w:lang w:val="en-GB"/>
              </w:rPr>
            </w:pPr>
          </w:p>
        </w:tc>
        <w:tc>
          <w:tcPr>
            <w:tcW w:w="4073" w:type="dxa"/>
            <w:shd w:val="clear" w:color="auto" w:fill="auto"/>
            <w:vAlign w:val="center"/>
          </w:tcPr>
          <w:p w14:paraId="76394295" w14:textId="77777777" w:rsidR="000804AD" w:rsidRPr="0032329D" w:rsidRDefault="000804AD" w:rsidP="00757B3B">
            <w:pPr>
              <w:pStyle w:val="Els-body-text"/>
              <w:spacing w:line="264" w:lineRule="auto"/>
              <w:jc w:val="left"/>
              <w:rPr>
                <w:color w:val="FF0000"/>
                <w:lang w:val="en-GB"/>
              </w:rPr>
            </w:pPr>
            <w:r w:rsidRPr="00F0315A">
              <w:rPr>
                <w:position w:val="-14"/>
              </w:rPr>
              <w:object w:dxaOrig="2320" w:dyaOrig="380" w14:anchorId="67F0E826">
                <v:shape id="_x0000_i1035" type="#_x0000_t75" style="width:114.75pt;height:21.75pt" o:ole="">
                  <v:imagedata r:id="rId31" o:title=""/>
                </v:shape>
                <o:OLEObject Type="Embed" ProgID="Equation.DSMT4" ShapeID="_x0000_i1035" DrawAspect="Content" ObjectID="_1674658067" r:id="rId32"/>
              </w:object>
            </w:r>
          </w:p>
        </w:tc>
        <w:tc>
          <w:tcPr>
            <w:tcW w:w="1618" w:type="dxa"/>
            <w:shd w:val="clear" w:color="auto" w:fill="auto"/>
            <w:vAlign w:val="center"/>
          </w:tcPr>
          <w:p w14:paraId="0DBC4E56" w14:textId="77777777" w:rsidR="000804AD" w:rsidRPr="0032329D" w:rsidRDefault="000804AD" w:rsidP="00757B3B">
            <w:pPr>
              <w:pStyle w:val="Els-body-text"/>
              <w:spacing w:line="264" w:lineRule="auto"/>
              <w:jc w:val="left"/>
              <w:rPr>
                <w:color w:val="FF0000"/>
                <w:lang w:val="en-GB"/>
              </w:rPr>
            </w:pPr>
            <w:r w:rsidRPr="00F0315A">
              <w:rPr>
                <w:position w:val="-8"/>
              </w:rPr>
              <w:object w:dxaOrig="1300" w:dyaOrig="279" w14:anchorId="2006F6F0">
                <v:shape id="_x0000_i1036" type="#_x0000_t75" style="width:64.5pt;height:14.25pt" o:ole="">
                  <v:imagedata r:id="rId33" o:title=""/>
                </v:shape>
                <o:OLEObject Type="Embed" ProgID="Equation.DSMT4" ShapeID="_x0000_i1036" DrawAspect="Content" ObjectID="_1674658068" r:id="rId34"/>
              </w:object>
            </w:r>
          </w:p>
        </w:tc>
        <w:tc>
          <w:tcPr>
            <w:tcW w:w="607" w:type="dxa"/>
            <w:shd w:val="clear" w:color="auto" w:fill="auto"/>
            <w:vAlign w:val="center"/>
          </w:tcPr>
          <w:p w14:paraId="0C15E4A1" w14:textId="43F01667"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ins w:id="9" w:author="Sandeep Prakash" w:date="2021-02-04T22:12:00Z">
              <w:r w:rsidR="002E365C" w:rsidRPr="002E365C">
                <w:rPr>
                  <w:iCs/>
                  <w:lang w:val="en-GB"/>
                  <w:rPrChange w:id="10" w:author="Sandeep Prakash" w:date="2021-02-04T22:12:00Z">
                    <w:rPr>
                      <w:noProof/>
                      <w:lang w:val="en-GB"/>
                    </w:rPr>
                  </w:rPrChange>
                </w:rPr>
                <w:instrText>1</w:instrText>
              </w:r>
            </w:ins>
            <w:del w:id="11" w:author="Sandeep Prakash" w:date="2021-02-04T22:12:00Z">
              <w:r w:rsidR="004B3AAB" w:rsidRPr="004B3AAB" w:rsidDel="002E365C">
                <w:rPr>
                  <w:iCs/>
                  <w:lang w:val="en-GB"/>
                </w:rPr>
                <w:delInstrText>1</w:delInstrText>
              </w:r>
            </w:del>
            <w:r w:rsidRPr="006D54B3">
              <w:rPr>
                <w:iCs/>
                <w:lang w:val="en-GB"/>
              </w:rPr>
              <w:fldChar w:fldCharType="end"/>
            </w:r>
            <w:r w:rsidRPr="006D54B3">
              <w:rPr>
                <w:iCs/>
                <w:lang w:val="en-GB"/>
              </w:rPr>
              <w:fldChar w:fldCharType="end"/>
            </w:r>
            <w:r w:rsidRPr="006D54B3">
              <w:rPr>
                <w:lang w:val="en-GB"/>
              </w:rPr>
              <w:t>c)</w:t>
            </w:r>
          </w:p>
        </w:tc>
      </w:tr>
      <w:tr w:rsidR="000804AD" w:rsidRPr="00A94774" w14:paraId="59239588" w14:textId="77777777" w:rsidTr="008D1910">
        <w:tc>
          <w:tcPr>
            <w:tcW w:w="896" w:type="dxa"/>
            <w:shd w:val="clear" w:color="auto" w:fill="auto"/>
            <w:vAlign w:val="center"/>
          </w:tcPr>
          <w:p w14:paraId="32629527" w14:textId="77777777" w:rsidR="000804AD" w:rsidRPr="0032329D" w:rsidRDefault="000804AD" w:rsidP="00757B3B">
            <w:pPr>
              <w:pStyle w:val="Els-body-text"/>
              <w:spacing w:line="264" w:lineRule="auto"/>
              <w:jc w:val="right"/>
              <w:rPr>
                <w:color w:val="FF0000"/>
                <w:lang w:val="en-GB"/>
              </w:rPr>
            </w:pPr>
          </w:p>
        </w:tc>
        <w:tc>
          <w:tcPr>
            <w:tcW w:w="4073" w:type="dxa"/>
            <w:shd w:val="clear" w:color="auto" w:fill="auto"/>
            <w:vAlign w:val="center"/>
          </w:tcPr>
          <w:p w14:paraId="0B00C54C" w14:textId="77777777" w:rsidR="000804AD" w:rsidRPr="0032329D" w:rsidRDefault="000804AD" w:rsidP="00757B3B">
            <w:pPr>
              <w:pStyle w:val="Els-body-text"/>
              <w:spacing w:line="264" w:lineRule="auto"/>
              <w:jc w:val="left"/>
              <w:rPr>
                <w:color w:val="FF0000"/>
                <w:lang w:val="en-GB"/>
              </w:rPr>
            </w:pPr>
            <w:r w:rsidRPr="00F0315A">
              <w:rPr>
                <w:position w:val="-12"/>
              </w:rPr>
              <w:object w:dxaOrig="720" w:dyaOrig="320" w14:anchorId="463C15B3">
                <v:shape id="_x0000_i1037" type="#_x0000_t75" style="width:36.75pt;height:14.25pt" o:ole="">
                  <v:imagedata r:id="rId35" o:title=""/>
                </v:shape>
                <o:OLEObject Type="Embed" ProgID="Equation.DSMT4" ShapeID="_x0000_i1037" DrawAspect="Content" ObjectID="_1674658069" r:id="rId36"/>
              </w:object>
            </w:r>
          </w:p>
        </w:tc>
        <w:tc>
          <w:tcPr>
            <w:tcW w:w="1618" w:type="dxa"/>
            <w:shd w:val="clear" w:color="auto" w:fill="auto"/>
            <w:vAlign w:val="center"/>
          </w:tcPr>
          <w:p w14:paraId="379DBD11" w14:textId="77777777" w:rsidR="000804AD" w:rsidRPr="0032329D" w:rsidRDefault="000804AD" w:rsidP="00757B3B">
            <w:pPr>
              <w:pStyle w:val="Els-body-text"/>
              <w:spacing w:line="264" w:lineRule="auto"/>
              <w:jc w:val="left"/>
              <w:rPr>
                <w:color w:val="FF0000"/>
                <w:lang w:val="en-GB"/>
              </w:rPr>
            </w:pPr>
            <w:r w:rsidRPr="00F0315A">
              <w:rPr>
                <w:position w:val="-6"/>
              </w:rPr>
              <w:object w:dxaOrig="639" w:dyaOrig="240" w14:anchorId="0A195CEE">
                <v:shape id="_x0000_i1038" type="#_x0000_t75" style="width:29.25pt;height:14.25pt" o:ole="">
                  <v:imagedata r:id="rId37" o:title=""/>
                </v:shape>
                <o:OLEObject Type="Embed" ProgID="Equation.DSMT4" ShapeID="_x0000_i1038" DrawAspect="Content" ObjectID="_1674658070" r:id="rId38"/>
              </w:object>
            </w:r>
          </w:p>
        </w:tc>
        <w:tc>
          <w:tcPr>
            <w:tcW w:w="607" w:type="dxa"/>
            <w:shd w:val="clear" w:color="auto" w:fill="auto"/>
            <w:vAlign w:val="center"/>
          </w:tcPr>
          <w:p w14:paraId="396B0174" w14:textId="1F32BFC2"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ins w:id="12" w:author="Sandeep Prakash" w:date="2021-02-04T22:12:00Z">
              <w:r w:rsidR="002E365C" w:rsidRPr="002E365C">
                <w:rPr>
                  <w:iCs/>
                  <w:lang w:val="en-GB"/>
                  <w:rPrChange w:id="13" w:author="Sandeep Prakash" w:date="2021-02-04T22:12:00Z">
                    <w:rPr>
                      <w:noProof/>
                      <w:lang w:val="en-GB"/>
                    </w:rPr>
                  </w:rPrChange>
                </w:rPr>
                <w:instrText>1</w:instrText>
              </w:r>
            </w:ins>
            <w:del w:id="14" w:author="Sandeep Prakash" w:date="2021-02-04T22:12:00Z">
              <w:r w:rsidR="004B3AAB" w:rsidRPr="004B3AAB" w:rsidDel="002E365C">
                <w:rPr>
                  <w:iCs/>
                  <w:lang w:val="en-GB"/>
                </w:rPr>
                <w:delInstrText>1</w:delInstrText>
              </w:r>
            </w:del>
            <w:r w:rsidRPr="006D54B3">
              <w:rPr>
                <w:iCs/>
                <w:lang w:val="en-GB"/>
              </w:rPr>
              <w:fldChar w:fldCharType="end"/>
            </w:r>
            <w:r w:rsidRPr="006D54B3">
              <w:rPr>
                <w:iCs/>
                <w:lang w:val="en-GB"/>
              </w:rPr>
              <w:fldChar w:fldCharType="end"/>
            </w:r>
            <w:r w:rsidRPr="006D54B3">
              <w:rPr>
                <w:lang w:val="en-GB"/>
              </w:rPr>
              <w:t>d)</w:t>
            </w:r>
          </w:p>
        </w:tc>
      </w:tr>
    </w:tbl>
    <w:p w14:paraId="0445D34E" w14:textId="0B9689D4" w:rsidR="00F47679" w:rsidRPr="00F47679" w:rsidRDefault="00CA06DE" w:rsidP="000804AD">
      <w:pPr>
        <w:pStyle w:val="Els-body-text"/>
        <w:rPr>
          <w:color w:val="FF0000"/>
          <w:lang w:val="en-GB"/>
          <w:rPrChange w:id="15" w:author="Sandeep Prakash" w:date="2021-02-09T13:54:00Z">
            <w:rPr>
              <w:lang w:val="en-GB"/>
            </w:rPr>
          </w:rPrChange>
        </w:rPr>
      </w:pPr>
      <w:r>
        <w:rPr>
          <w:lang w:val="en-GB"/>
        </w:rPr>
        <w:lastRenderedPageBreak/>
        <w:t xml:space="preserve">The vectors </w:t>
      </w:r>
      <w:r w:rsidRPr="0026593B">
        <w:rPr>
          <w:i/>
          <w:iCs/>
          <w:lang w:val="en-GB"/>
        </w:rPr>
        <w:t>x</w:t>
      </w:r>
      <w:r>
        <w:rPr>
          <w:lang w:val="en-GB"/>
        </w:rPr>
        <w:t xml:space="preserve">, </w:t>
      </w:r>
      <w:r w:rsidRPr="0026593B">
        <w:rPr>
          <w:i/>
          <w:iCs/>
          <w:lang w:val="en-GB"/>
        </w:rPr>
        <w:t>u</w:t>
      </w:r>
      <w:r>
        <w:rPr>
          <w:lang w:val="en-GB"/>
        </w:rPr>
        <w:t xml:space="preserve"> and </w:t>
      </w:r>
      <w:r w:rsidR="00A41EDB" w:rsidRPr="00F0315A">
        <w:rPr>
          <w:position w:val="-6"/>
        </w:rPr>
        <w:object w:dxaOrig="180" w:dyaOrig="240" w14:anchorId="7E689634">
          <v:shape id="_x0000_i1039" type="#_x0000_t75" style="width:7.5pt;height:14.25pt" o:ole="">
            <v:imagedata r:id="rId39" o:title=""/>
          </v:shape>
          <o:OLEObject Type="Embed" ProgID="Equation.DSMT4" ShapeID="_x0000_i1039" DrawAspect="Content" ObjectID="_1674658071" r:id="rId40"/>
        </w:object>
      </w:r>
      <w:r w:rsidR="0026593B">
        <w:rPr>
          <w:lang w:val="en-GB"/>
        </w:rPr>
        <w:t xml:space="preserve"> represent the differential states, control inputs </w:t>
      </w:r>
      <w:r w:rsidR="00760F4E">
        <w:rPr>
          <w:lang w:val="en-GB"/>
        </w:rPr>
        <w:t>applied to the plant during operations</w:t>
      </w:r>
      <w:r w:rsidR="00D57DB5">
        <w:rPr>
          <w:lang w:val="en-GB"/>
        </w:rPr>
        <w:t>,</w:t>
      </w:r>
      <w:r w:rsidR="00760F4E">
        <w:rPr>
          <w:lang w:val="en-GB"/>
        </w:rPr>
        <w:t xml:space="preserve"> and time</w:t>
      </w:r>
      <w:r w:rsidR="00D57DB5">
        <w:rPr>
          <w:lang w:val="en-GB"/>
        </w:rPr>
        <w:t>-</w:t>
      </w:r>
      <w:r w:rsidR="00760F4E">
        <w:rPr>
          <w:lang w:val="en-GB"/>
        </w:rPr>
        <w:t xml:space="preserve">varying parameters respectively. </w:t>
      </w:r>
      <w:del w:id="16" w:author="Sandeep Prakash" w:date="2021-02-09T14:02:00Z">
        <w:r w:rsidR="00E27DFA" w:rsidDel="00BA2B9F">
          <w:rPr>
            <w:lang w:val="en-GB"/>
          </w:rPr>
          <w:delText>S</w:delText>
        </w:r>
        <w:r w:rsidR="008C7263" w:rsidDel="00BA2B9F">
          <w:rPr>
            <w:lang w:val="en-GB"/>
          </w:rPr>
          <w:delText xml:space="preserve">ubscript </w:delText>
        </w:r>
      </w:del>
      <w:ins w:id="17" w:author="Sandeep Prakash" w:date="2021-02-09T14:02:00Z">
        <w:r w:rsidR="00BA2B9F">
          <w:rPr>
            <w:lang w:val="en-GB"/>
          </w:rPr>
          <w:t xml:space="preserve">The subscript </w:t>
        </w:r>
      </w:ins>
      <w:r w:rsidR="00F0315A" w:rsidRPr="00F0315A">
        <w:rPr>
          <w:position w:val="-12"/>
        </w:rPr>
        <w:object w:dxaOrig="420" w:dyaOrig="320" w14:anchorId="00ABFDE0">
          <v:shape id="_x0000_i1040" type="#_x0000_t75" style="width:21.75pt;height:14.25pt" o:ole="">
            <v:imagedata r:id="rId41" o:title=""/>
          </v:shape>
          <o:OLEObject Type="Embed" ProgID="Equation.DSMT4" ShapeID="_x0000_i1040" DrawAspect="Content" ObjectID="_1674658072" r:id="rId42"/>
        </w:object>
      </w:r>
      <w:r w:rsidR="008C7263">
        <w:rPr>
          <w:lang w:val="en-GB"/>
        </w:rPr>
        <w:t xml:space="preserve"> </w:t>
      </w:r>
      <w:ins w:id="18" w:author="Sandeep Prakash" w:date="2021-02-09T13:52:00Z">
        <w:r w:rsidR="00826131">
          <w:rPr>
            <w:lang w:val="en-GB"/>
          </w:rPr>
          <w:t xml:space="preserve">is used to </w:t>
        </w:r>
      </w:ins>
      <w:r w:rsidR="008C7263">
        <w:rPr>
          <w:lang w:val="en-GB"/>
        </w:rPr>
        <w:t>represent</w:t>
      </w:r>
      <w:del w:id="19" w:author="Sandeep Prakash" w:date="2021-02-09T13:52:00Z">
        <w:r w:rsidR="00D57DB5" w:rsidDel="00826131">
          <w:rPr>
            <w:lang w:val="en-GB"/>
          </w:rPr>
          <w:delText>s</w:delText>
        </w:r>
      </w:del>
      <w:r w:rsidR="008C7263">
        <w:rPr>
          <w:lang w:val="en-GB"/>
        </w:rPr>
        <w:t xml:space="preserve"> the </w:t>
      </w:r>
      <w:proofErr w:type="spellStart"/>
      <w:r w:rsidR="00231F68" w:rsidRPr="00231F68">
        <w:rPr>
          <w:i/>
          <w:iCs/>
          <w:lang w:val="en-GB"/>
        </w:rPr>
        <w:t>s</w:t>
      </w:r>
      <w:r w:rsidR="00231F68" w:rsidRPr="00231F68">
        <w:rPr>
          <w:i/>
          <w:iCs/>
          <w:vertAlign w:val="superscript"/>
          <w:lang w:val="en-GB"/>
        </w:rPr>
        <w:t>th</w:t>
      </w:r>
      <w:proofErr w:type="spellEnd"/>
      <w:r w:rsidR="00231F68">
        <w:rPr>
          <w:lang w:val="en-GB"/>
        </w:rPr>
        <w:t xml:space="preserve"> scenario at timestep </w:t>
      </w:r>
      <w:r w:rsidR="00231F68" w:rsidRPr="00231F68">
        <w:rPr>
          <w:i/>
          <w:iCs/>
          <w:lang w:val="en-GB"/>
        </w:rPr>
        <w:t>k</w:t>
      </w:r>
      <w:r w:rsidR="006422FE">
        <w:rPr>
          <w:lang w:val="en-GB"/>
        </w:rPr>
        <w:t xml:space="preserve"> </w:t>
      </w:r>
      <w:del w:id="20" w:author="Sandeep Prakash" w:date="2021-02-09T13:52:00Z">
        <w:r w:rsidR="006422FE" w:rsidDel="001C3AB0">
          <w:rPr>
            <w:lang w:val="en-GB"/>
          </w:rPr>
          <w:delText xml:space="preserve">and </w:delText>
        </w:r>
      </w:del>
      <w:ins w:id="21" w:author="Sandeep Prakash" w:date="2021-02-09T13:52:00Z">
        <w:r w:rsidR="001C3AB0">
          <w:rPr>
            <w:lang w:val="en-GB"/>
          </w:rPr>
          <w:t>wh</w:t>
        </w:r>
      </w:ins>
      <w:ins w:id="22" w:author="Sandeep Prakash" w:date="2021-02-09T13:53:00Z">
        <w:r w:rsidR="001C3AB0">
          <w:rPr>
            <w:lang w:val="en-GB"/>
          </w:rPr>
          <w:t>ile</w:t>
        </w:r>
      </w:ins>
      <w:ins w:id="23" w:author="Sandeep Prakash" w:date="2021-02-09T13:52:00Z">
        <w:r w:rsidR="001C3AB0">
          <w:rPr>
            <w:lang w:val="en-GB"/>
          </w:rPr>
          <w:t xml:space="preserve"> </w:t>
        </w:r>
      </w:ins>
      <w:r w:rsidR="002E5BA0">
        <w:rPr>
          <w:lang w:val="en-GB"/>
        </w:rPr>
        <w:t xml:space="preserve">the </w:t>
      </w:r>
      <w:r w:rsidR="00550A7F">
        <w:rPr>
          <w:lang w:val="en-GB"/>
        </w:rPr>
        <w:t xml:space="preserve">initial condition </w:t>
      </w:r>
      <w:r w:rsidR="001B6181">
        <w:rPr>
          <w:lang w:val="en-GB"/>
        </w:rPr>
        <w:t xml:space="preserve">for all scenarios </w:t>
      </w:r>
      <w:r w:rsidR="00550A7F">
        <w:rPr>
          <w:lang w:val="en-GB"/>
        </w:rPr>
        <w:t xml:space="preserve">is </w:t>
      </w:r>
      <w:r w:rsidR="00F0315A" w:rsidRPr="00F0315A">
        <w:rPr>
          <w:position w:val="-10"/>
        </w:rPr>
        <w:object w:dxaOrig="240" w:dyaOrig="300" w14:anchorId="09616799">
          <v:shape id="_x0000_i1041" type="#_x0000_t75" style="width:14.25pt;height:14.25pt" o:ole="">
            <v:imagedata r:id="rId43" o:title=""/>
          </v:shape>
          <o:OLEObject Type="Embed" ProgID="Equation.DSMT4" ShapeID="_x0000_i1041" DrawAspect="Content" ObjectID="_1674658073" r:id="rId44"/>
        </w:object>
      </w:r>
      <w:r w:rsidR="00550A7F">
        <w:rPr>
          <w:lang w:val="en-GB"/>
        </w:rPr>
        <w:t xml:space="preserve">. </w:t>
      </w:r>
      <w:r w:rsidR="0039421C">
        <w:rPr>
          <w:lang w:val="en-GB"/>
        </w:rPr>
        <w:t>We define t</w:t>
      </w:r>
      <w:r w:rsidR="00E504A6">
        <w:rPr>
          <w:lang w:val="en-GB"/>
        </w:rPr>
        <w:t>he operations variable</w:t>
      </w:r>
      <w:r w:rsidR="00351EDF">
        <w:rPr>
          <w:lang w:val="en-GB"/>
        </w:rPr>
        <w:t xml:space="preserve"> </w:t>
      </w:r>
      <w:r w:rsidR="00474193">
        <w:rPr>
          <w:lang w:val="en-GB"/>
        </w:rPr>
        <w:t xml:space="preserve">for scenario </w:t>
      </w:r>
      <w:r w:rsidR="00474193" w:rsidRPr="00474193">
        <w:rPr>
          <w:i/>
          <w:iCs/>
          <w:lang w:val="en-GB"/>
        </w:rPr>
        <w:t>s</w:t>
      </w:r>
      <w:r w:rsidR="00474193">
        <w:rPr>
          <w:lang w:val="en-GB"/>
        </w:rPr>
        <w:t xml:space="preserve"> </w:t>
      </w:r>
      <w:r w:rsidR="002659CE">
        <w:rPr>
          <w:lang w:val="en-GB"/>
        </w:rPr>
        <w:t xml:space="preserve">built by stacking the </w:t>
      </w:r>
      <w:r w:rsidR="00D31C70">
        <w:rPr>
          <w:lang w:val="en-GB"/>
        </w:rPr>
        <w:t xml:space="preserve">vectors in each timestep </w:t>
      </w:r>
      <w:r w:rsidR="00D31C70" w:rsidRPr="0059593B">
        <w:rPr>
          <w:i/>
          <w:iCs/>
          <w:lang w:val="en-GB"/>
        </w:rPr>
        <w:t>k</w:t>
      </w:r>
      <w:r w:rsidR="00D31C70">
        <w:rPr>
          <w:lang w:val="en-GB"/>
        </w:rPr>
        <w:t xml:space="preserve"> as</w:t>
      </w:r>
      <w:r w:rsidR="00D07544">
        <w:rPr>
          <w:lang w:val="en-GB"/>
        </w:rPr>
        <w:t>,</w:t>
      </w:r>
      <w:r w:rsidR="00474193">
        <w:rPr>
          <w:lang w:val="en-GB"/>
        </w:rPr>
        <w:t xml:space="preserve"> </w:t>
      </w:r>
      <w:r w:rsidR="000F1A1B">
        <w:rPr>
          <w:lang w:val="en-GB"/>
        </w:rPr>
        <w:t xml:space="preserve"> </w:t>
      </w:r>
      <w:r w:rsidR="0014133A" w:rsidRPr="003721F2">
        <w:rPr>
          <w:position w:val="-20"/>
        </w:rPr>
        <w:object w:dxaOrig="4239" w:dyaOrig="499" w14:anchorId="488D8730">
          <v:shape id="_x0000_i1042" type="#_x0000_t75" style="width:213pt;height:21.75pt" o:ole="">
            <v:imagedata r:id="rId45" o:title=""/>
          </v:shape>
          <o:OLEObject Type="Embed" ProgID="Equation.DSMT4" ShapeID="_x0000_i1042" DrawAspect="Content" ObjectID="_1674658074" r:id="rId46"/>
        </w:object>
      </w:r>
      <w:r w:rsidR="00C112B8">
        <w:t xml:space="preserve">. </w:t>
      </w:r>
      <w:r w:rsidR="00550A7F">
        <w:rPr>
          <w:lang w:val="en-GB"/>
        </w:rPr>
        <w:t xml:space="preserve">Functions </w:t>
      </w:r>
      <w:r w:rsidR="00F0315A" w:rsidRPr="00F0315A">
        <w:rPr>
          <w:position w:val="-12"/>
        </w:rPr>
        <w:object w:dxaOrig="680" w:dyaOrig="340" w14:anchorId="116F4ECD">
          <v:shape id="_x0000_i1043" type="#_x0000_t75" style="width:36.75pt;height:14.25pt" o:ole="">
            <v:imagedata r:id="rId47" o:title=""/>
          </v:shape>
          <o:OLEObject Type="Embed" ProgID="Equation.DSMT4" ShapeID="_x0000_i1043" DrawAspect="Content" ObjectID="_1674658075" r:id="rId48"/>
        </w:object>
      </w:r>
      <w:r w:rsidR="00550A7F">
        <w:rPr>
          <w:lang w:val="en-GB"/>
        </w:rPr>
        <w:t xml:space="preserve"> and </w:t>
      </w:r>
      <w:r w:rsidR="00F0315A" w:rsidRPr="00F0315A">
        <w:rPr>
          <w:position w:val="-12"/>
        </w:rPr>
        <w:object w:dxaOrig="340" w:dyaOrig="340" w14:anchorId="3F7978BA">
          <v:shape id="_x0000_i1044" type="#_x0000_t75" style="width:14.25pt;height:14.25pt" o:ole="">
            <v:imagedata r:id="rId49" o:title=""/>
          </v:shape>
          <o:OLEObject Type="Embed" ProgID="Equation.DSMT4" ShapeID="_x0000_i1044" DrawAspect="Content" ObjectID="_1674658076" r:id="rId50"/>
        </w:object>
      </w:r>
      <w:r w:rsidR="00550A7F">
        <w:rPr>
          <w:lang w:val="en-GB"/>
        </w:rPr>
        <w:t xml:space="preserve"> </w:t>
      </w:r>
      <w:r w:rsidR="0097509B">
        <w:rPr>
          <w:lang w:val="en-GB"/>
        </w:rPr>
        <w:t xml:space="preserve">represent the capital costs and operating costs. </w:t>
      </w:r>
      <w:r w:rsidR="00102B6A">
        <w:rPr>
          <w:lang w:val="en-GB"/>
        </w:rPr>
        <w:t>The f</w:t>
      </w:r>
      <w:r w:rsidR="006937F5">
        <w:rPr>
          <w:lang w:val="en-GB"/>
        </w:rPr>
        <w:t xml:space="preserve">unction </w:t>
      </w:r>
      <w:r w:rsidR="00F0315A" w:rsidRPr="00F0315A">
        <w:rPr>
          <w:position w:val="-12"/>
        </w:rPr>
        <w:object w:dxaOrig="400" w:dyaOrig="340" w14:anchorId="46FB3971">
          <v:shape id="_x0000_i1045" type="#_x0000_t75" style="width:21.75pt;height:14.25pt" o:ole="">
            <v:imagedata r:id="rId51" o:title=""/>
          </v:shape>
          <o:OLEObject Type="Embed" ProgID="Equation.DSMT4" ShapeID="_x0000_i1045" DrawAspect="Content" ObjectID="_1674658077" r:id="rId52"/>
        </w:object>
      </w:r>
      <w:r w:rsidR="006937F5">
        <w:rPr>
          <w:lang w:val="en-GB"/>
        </w:rPr>
        <w:t xml:space="preserve"> represent</w:t>
      </w:r>
      <w:r w:rsidR="002E5BA0">
        <w:rPr>
          <w:lang w:val="en-GB"/>
        </w:rPr>
        <w:t>s</w:t>
      </w:r>
      <w:r w:rsidR="006937F5">
        <w:rPr>
          <w:lang w:val="en-GB"/>
        </w:rPr>
        <w:t xml:space="preserve"> inequality constraints and</w:t>
      </w:r>
      <w:r w:rsidR="00776D91">
        <w:rPr>
          <w:lang w:val="en-GB"/>
        </w:rPr>
        <w:t xml:space="preserve"> function</w:t>
      </w:r>
      <w:r w:rsidR="006937F5">
        <w:rPr>
          <w:lang w:val="en-GB"/>
        </w:rPr>
        <w:t xml:space="preserve"> </w:t>
      </w:r>
      <w:r w:rsidR="00F0315A" w:rsidRPr="00F0315A">
        <w:rPr>
          <w:position w:val="-12"/>
        </w:rPr>
        <w:object w:dxaOrig="380" w:dyaOrig="340" w14:anchorId="3FEC1991">
          <v:shape id="_x0000_i1046" type="#_x0000_t75" style="width:21.75pt;height:14.25pt" o:ole="">
            <v:imagedata r:id="rId53" o:title=""/>
          </v:shape>
          <o:OLEObject Type="Embed" ProgID="Equation.DSMT4" ShapeID="_x0000_i1046" DrawAspect="Content" ObjectID="_1674658078" r:id="rId54"/>
        </w:object>
      </w:r>
      <w:r w:rsidR="006937F5">
        <w:rPr>
          <w:lang w:val="en-GB"/>
        </w:rPr>
        <w:t xml:space="preserve"> </w:t>
      </w:r>
      <w:r w:rsidR="00716D1C">
        <w:rPr>
          <w:lang w:val="en-GB"/>
        </w:rPr>
        <w:t xml:space="preserve">is </w:t>
      </w:r>
      <w:r w:rsidR="006937F5">
        <w:rPr>
          <w:lang w:val="en-GB"/>
        </w:rPr>
        <w:t>used to represent the dynamics of the system.</w:t>
      </w:r>
      <w:r w:rsidR="00372A4D">
        <w:rPr>
          <w:lang w:val="en-GB"/>
        </w:rPr>
        <w:t xml:space="preserve"> </w:t>
      </w:r>
      <w:r w:rsidR="00AE3AC9">
        <w:rPr>
          <w:lang w:val="en-GB"/>
        </w:rPr>
        <w:t>W</w:t>
      </w:r>
      <w:r w:rsidR="00154D01">
        <w:rPr>
          <w:lang w:val="en-GB"/>
        </w:rPr>
        <w:t>hen considering many scenarios and longer time horizons</w:t>
      </w:r>
      <w:r w:rsidR="00AE3AC9">
        <w:rPr>
          <w:lang w:val="en-GB"/>
        </w:rPr>
        <w:t>,</w:t>
      </w:r>
      <w:r w:rsidR="00154D01">
        <w:rPr>
          <w:lang w:val="en-GB"/>
        </w:rPr>
        <w:t xml:space="preserve"> </w:t>
      </w:r>
      <w:r w:rsidR="00AE3AC9">
        <w:rPr>
          <w:lang w:val="en-GB"/>
        </w:rPr>
        <w:t>s</w:t>
      </w:r>
      <w:r w:rsidR="00372A4D">
        <w:rPr>
          <w:lang w:val="en-GB"/>
        </w:rPr>
        <w:t>olving the optimal design problem</w:t>
      </w:r>
      <w:r w:rsidR="005044B7">
        <w:rPr>
          <w:lang w:val="en-GB"/>
        </w:rPr>
        <w:t xml:space="preserve"> in the central form</w:t>
      </w:r>
      <w:r w:rsidR="00372A4D">
        <w:rPr>
          <w:lang w:val="en-GB"/>
        </w:rPr>
        <w:t xml:space="preserve"> as in (</w:t>
      </w:r>
      <w:r w:rsidR="00372A4D">
        <w:rPr>
          <w:iCs/>
          <w:lang w:val="en-GB"/>
        </w:rPr>
        <w:fldChar w:fldCharType="begin"/>
      </w:r>
      <w:r w:rsidR="00372A4D">
        <w:rPr>
          <w:iCs/>
          <w:lang w:val="en-GB"/>
        </w:rPr>
        <w:instrText xml:space="preserve"> GOTOBUTTON ZEqnNum344799  \* MERGEFORMAT </w:instrText>
      </w:r>
      <w:r w:rsidR="00372A4D">
        <w:rPr>
          <w:iCs/>
          <w:lang w:val="en-GB"/>
        </w:rPr>
        <w:fldChar w:fldCharType="begin"/>
      </w:r>
      <w:r w:rsidR="00372A4D">
        <w:rPr>
          <w:iCs/>
          <w:lang w:val="en-GB"/>
        </w:rPr>
        <w:instrText xml:space="preserve"> REF ZEqnNum344799 \* Charformat \! \* MERGEFORMAT </w:instrText>
      </w:r>
      <w:r w:rsidR="00372A4D">
        <w:rPr>
          <w:iCs/>
          <w:lang w:val="en-GB"/>
        </w:rPr>
        <w:fldChar w:fldCharType="separate"/>
      </w:r>
      <w:ins w:id="24" w:author="Sandeep Prakash" w:date="2021-02-04T22:12:00Z">
        <w:r w:rsidR="002E365C" w:rsidRPr="002E365C">
          <w:rPr>
            <w:iCs/>
            <w:lang w:val="en-GB"/>
            <w:rPrChange w:id="25" w:author="Sandeep Prakash" w:date="2021-02-04T22:12:00Z">
              <w:rPr>
                <w:noProof/>
                <w:lang w:val="en-GB"/>
              </w:rPr>
            </w:rPrChange>
          </w:rPr>
          <w:instrText>1</w:instrText>
        </w:r>
      </w:ins>
      <w:del w:id="26" w:author="Sandeep Prakash" w:date="2021-02-04T22:12:00Z">
        <w:r w:rsidR="004B3AAB" w:rsidRPr="004B3AAB" w:rsidDel="002E365C">
          <w:rPr>
            <w:iCs/>
            <w:lang w:val="en-GB"/>
          </w:rPr>
          <w:delInstrText>1</w:delInstrText>
        </w:r>
      </w:del>
      <w:r w:rsidR="00372A4D">
        <w:rPr>
          <w:iCs/>
          <w:lang w:val="en-GB"/>
        </w:rPr>
        <w:fldChar w:fldCharType="end"/>
      </w:r>
      <w:r w:rsidR="00372A4D">
        <w:rPr>
          <w:iCs/>
          <w:lang w:val="en-GB"/>
        </w:rPr>
        <w:fldChar w:fldCharType="end"/>
      </w:r>
      <w:r w:rsidR="00372A4D">
        <w:rPr>
          <w:lang w:val="en-GB"/>
        </w:rPr>
        <w:t xml:space="preserve">) can become computationally intractable due to the </w:t>
      </w:r>
      <w:r w:rsidR="00154D01">
        <w:rPr>
          <w:lang w:val="en-GB"/>
        </w:rPr>
        <w:t xml:space="preserve">limited </w:t>
      </w:r>
      <w:r w:rsidR="00372A4D">
        <w:rPr>
          <w:lang w:val="en-GB"/>
        </w:rPr>
        <w:t>memory available in the computing device used.</w:t>
      </w:r>
      <w:r w:rsidR="000804AD">
        <w:rPr>
          <w:lang w:val="en-GB"/>
        </w:rPr>
        <w:t xml:space="preserve"> </w:t>
      </w:r>
      <w:r w:rsidR="00B221CA">
        <w:rPr>
          <w:lang w:val="en-GB"/>
        </w:rPr>
        <w:t>In this paper, we expl</w:t>
      </w:r>
      <w:r w:rsidR="00D62D2C">
        <w:rPr>
          <w:lang w:val="en-GB"/>
        </w:rPr>
        <w:t xml:space="preserve">ore the option of dividing this problem into smaller partition problems which can be solved </w:t>
      </w:r>
      <w:r w:rsidR="00D919EB">
        <w:rPr>
          <w:lang w:val="en-GB"/>
        </w:rPr>
        <w:t xml:space="preserve">separately </w:t>
      </w:r>
      <w:r w:rsidR="002201CD">
        <w:rPr>
          <w:lang w:val="en-GB"/>
        </w:rPr>
        <w:t xml:space="preserve">by multiple smaller machines </w:t>
      </w:r>
      <w:r w:rsidR="00AE3AC9">
        <w:rPr>
          <w:lang w:val="en-GB"/>
        </w:rPr>
        <w:t>to</w:t>
      </w:r>
      <w:r w:rsidR="00D919EB">
        <w:rPr>
          <w:lang w:val="en-GB"/>
        </w:rPr>
        <w:t xml:space="preserve"> </w:t>
      </w:r>
      <w:r w:rsidR="003938D2">
        <w:rPr>
          <w:lang w:val="en-GB"/>
        </w:rPr>
        <w:t>overcome</w:t>
      </w:r>
      <w:r w:rsidR="00D919EB">
        <w:rPr>
          <w:lang w:val="en-GB"/>
        </w:rPr>
        <w:t xml:space="preserve"> the memory limitations. The partition problems </w:t>
      </w:r>
      <w:r w:rsidR="003938D2">
        <w:rPr>
          <w:lang w:val="en-GB"/>
        </w:rPr>
        <w:t xml:space="preserve">are then </w:t>
      </w:r>
      <w:r w:rsidR="00336339">
        <w:rPr>
          <w:lang w:val="en-GB"/>
        </w:rPr>
        <w:t>solved iteratively with a coordination step in between to reach a solution to the central problem.</w:t>
      </w:r>
      <w:del w:id="27" w:author="Sandeep Prakash" w:date="2021-02-09T13:54:00Z">
        <w:r w:rsidR="00336339" w:rsidDel="00F47679">
          <w:rPr>
            <w:lang w:val="en-GB"/>
          </w:rPr>
          <w:delText xml:space="preserve"> </w:delText>
        </w:r>
        <w:r w:rsidR="00740CD2" w:rsidDel="00F47679">
          <w:rPr>
            <w:lang w:val="en-GB"/>
          </w:rPr>
          <w:delText xml:space="preserve"> </w:delText>
        </w:r>
        <w:r w:rsidR="00CD563E" w:rsidRPr="00CD563E" w:rsidDel="00F47679">
          <w:rPr>
            <w:color w:val="FF0000"/>
            <w:lang w:val="en-GB"/>
          </w:rPr>
          <w:delText>Add a bit about ADMM here</w:delText>
        </w:r>
      </w:del>
    </w:p>
    <w:p w14:paraId="32121D89" w14:textId="3CD07F9B" w:rsidR="00351B9A" w:rsidRDefault="00351B9A" w:rsidP="00351B9A">
      <w:pPr>
        <w:pStyle w:val="Els-1storder-head"/>
        <w:spacing w:after="120"/>
        <w:rPr>
          <w:lang w:val="en-GB"/>
        </w:rPr>
      </w:pPr>
      <w:r>
        <w:rPr>
          <w:lang w:val="en-GB"/>
        </w:rPr>
        <w:t>Methodology</w:t>
      </w:r>
    </w:p>
    <w:p w14:paraId="1866A0E0" w14:textId="03B1C0CE" w:rsidR="005523D4" w:rsidRPr="00182D7E" w:rsidRDefault="00D146C8" w:rsidP="00182D7E">
      <w:pPr>
        <w:pStyle w:val="Els-2ndorder-head"/>
        <w:spacing w:after="120"/>
        <w:rPr>
          <w:iCs/>
          <w:lang w:val="en-GB"/>
        </w:rPr>
      </w:pPr>
      <w:r>
        <w:rPr>
          <w:iCs/>
          <w:lang w:val="en-GB"/>
        </w:rPr>
        <w:t xml:space="preserve">Reformulating the design problem as </w:t>
      </w:r>
      <w:r w:rsidR="00C45D85">
        <w:rPr>
          <w:iCs/>
          <w:lang w:val="en-GB"/>
        </w:rPr>
        <w:t xml:space="preserve">a </w:t>
      </w:r>
      <w:r>
        <w:rPr>
          <w:iCs/>
          <w:lang w:val="en-GB"/>
        </w:rPr>
        <w:t>general form consensus optimization problem</w:t>
      </w:r>
      <w:r w:rsidR="00E15904" w:rsidRPr="00D146C8">
        <w:rPr>
          <w:iCs/>
          <w:lang w:val="en-GB"/>
        </w:rPr>
        <w:t xml:space="preserve"> </w:t>
      </w:r>
      <w:r w:rsidR="00A80F9B" w:rsidRPr="00D146C8">
        <w:rPr>
          <w:iCs/>
          <w:lang w:val="en-GB"/>
        </w:rPr>
        <w:t xml:space="preserve"> </w:t>
      </w:r>
    </w:p>
    <w:p w14:paraId="596D24E6" w14:textId="1AB90D6A" w:rsidR="00BD6F07" w:rsidRDefault="00182D7E" w:rsidP="00182D7E">
      <w:pPr>
        <w:pStyle w:val="Els-body-text"/>
        <w:spacing w:before="120" w:after="120"/>
        <w:rPr>
          <w:lang w:val="en-GB"/>
        </w:rPr>
      </w:pPr>
      <w:r>
        <w:rPr>
          <w:iCs/>
          <w:lang w:val="en-GB"/>
        </w:rPr>
        <w:t xml:space="preserve">We can divide the two-stage dynamic optimization problem into </w:t>
      </w:r>
      <w:r w:rsidRPr="00037B0B">
        <w:rPr>
          <w:iCs/>
          <w:lang w:val="en-GB"/>
        </w:rPr>
        <w:t>P</w:t>
      </w:r>
      <w:r>
        <w:rPr>
          <w:iCs/>
          <w:lang w:val="en-GB"/>
        </w:rPr>
        <w:t xml:space="preserve"> partitions denoted by the set </w:t>
      </w:r>
      <w:r w:rsidR="00AB341F" w:rsidRPr="00F0315A">
        <w:rPr>
          <w:position w:val="-10"/>
        </w:rPr>
        <w:object w:dxaOrig="1140" w:dyaOrig="300" w14:anchorId="266C724F">
          <v:shape id="_x0000_i1047" type="#_x0000_t75" style="width:57.75pt;height:14.25pt" o:ole="">
            <v:imagedata r:id="rId55" o:title=""/>
          </v:shape>
          <o:OLEObject Type="Embed" ProgID="Equation.DSMT4" ShapeID="_x0000_i1047" DrawAspect="Content" ObjectID="_1674658079" r:id="rId56"/>
        </w:object>
      </w:r>
      <w:r>
        <w:rPr>
          <w:lang w:val="en-GB"/>
        </w:rPr>
        <w:t xml:space="preserve"> in a very flexible manner.</w:t>
      </w:r>
      <w:r w:rsidR="00E71BAF">
        <w:rPr>
          <w:lang w:val="en-GB"/>
        </w:rPr>
        <w:t xml:space="preserve"> For example, besides considering </w:t>
      </w:r>
      <w:r w:rsidR="00E55CC1">
        <w:rPr>
          <w:lang w:val="en-GB"/>
        </w:rPr>
        <w:t xml:space="preserve">each scenario as a partition, we could also </w:t>
      </w:r>
      <w:r w:rsidR="0094619E">
        <w:rPr>
          <w:lang w:val="en-GB"/>
        </w:rPr>
        <w:t>form partitions within</w:t>
      </w:r>
      <w:r w:rsidR="007C1DBB">
        <w:rPr>
          <w:lang w:val="en-GB"/>
        </w:rPr>
        <w:t xml:space="preserve"> the </w:t>
      </w:r>
      <w:ins w:id="28" w:author="Sandeep Prakash" w:date="2021-02-09T14:01:00Z">
        <w:r w:rsidR="00676FA0">
          <w:rPr>
            <w:lang w:val="en-GB"/>
          </w:rPr>
          <w:t xml:space="preserve">prediction horizon of </w:t>
        </w:r>
        <w:r w:rsidR="00AF3A7C">
          <w:rPr>
            <w:lang w:val="en-GB"/>
          </w:rPr>
          <w:t>a particular scenario</w:t>
        </w:r>
      </w:ins>
      <w:ins w:id="29" w:author="Sandeep Prakash" w:date="2021-02-09T14:02:00Z">
        <w:r w:rsidR="00BA2B9F">
          <w:rPr>
            <w:lang w:val="en-GB"/>
          </w:rPr>
          <w:t>,</w:t>
        </w:r>
      </w:ins>
      <w:ins w:id="30" w:author="Sandeep Prakash" w:date="2021-02-09T14:01:00Z">
        <w:r w:rsidR="00AF3A7C">
          <w:rPr>
            <w:lang w:val="en-GB"/>
          </w:rPr>
          <w:t xml:space="preserve"> </w:t>
        </w:r>
      </w:ins>
      <w:del w:id="31" w:author="Sandeep Prakash" w:date="2021-02-09T14:01:00Z">
        <w:r w:rsidR="007C1DBB" w:rsidDel="00AF3A7C">
          <w:rPr>
            <w:lang w:val="en-GB"/>
          </w:rPr>
          <w:delText>dynamic opt</w:delText>
        </w:r>
      </w:del>
      <w:del w:id="32" w:author="Sandeep Prakash" w:date="2021-02-09T14:02:00Z">
        <w:r w:rsidR="007C1DBB" w:rsidDel="00AF3A7C">
          <w:rPr>
            <w:lang w:val="en-GB"/>
          </w:rPr>
          <w:delText>imization problem</w:delText>
        </w:r>
        <w:r w:rsidR="00E01D05" w:rsidDel="00AF3A7C">
          <w:rPr>
            <w:lang w:val="en-GB"/>
          </w:rPr>
          <w:delText xml:space="preserve"> itself</w:delText>
        </w:r>
        <w:r w:rsidR="009D3AF5" w:rsidDel="00AF3A7C">
          <w:rPr>
            <w:lang w:val="en-GB"/>
          </w:rPr>
          <w:delText xml:space="preserve"> </w:delText>
        </w:r>
      </w:del>
      <w:r w:rsidR="009D3AF5">
        <w:rPr>
          <w:lang w:val="en-GB"/>
        </w:rPr>
        <w:t xml:space="preserve">or even </w:t>
      </w:r>
      <w:r w:rsidR="00510A59">
        <w:rPr>
          <w:lang w:val="en-GB"/>
        </w:rPr>
        <w:t xml:space="preserve">bundle together </w:t>
      </w:r>
      <w:r w:rsidR="00EF4763">
        <w:rPr>
          <w:lang w:val="en-GB"/>
        </w:rPr>
        <w:t xml:space="preserve">similar </w:t>
      </w:r>
      <w:r w:rsidR="00935D95">
        <w:rPr>
          <w:lang w:val="en-GB"/>
        </w:rPr>
        <w:t xml:space="preserve">parts </w:t>
      </w:r>
      <w:r w:rsidR="00EF4763">
        <w:rPr>
          <w:lang w:val="en-GB"/>
        </w:rPr>
        <w:t>from</w:t>
      </w:r>
      <w:r w:rsidR="00935D95">
        <w:rPr>
          <w:lang w:val="en-GB"/>
        </w:rPr>
        <w:t xml:space="preserve"> multiple scenarios</w:t>
      </w:r>
      <w:ins w:id="33" w:author="Sandeep Prakash" w:date="2021-02-12T17:35:00Z">
        <w:r w:rsidR="00F21E12">
          <w:rPr>
            <w:lang w:val="en-GB"/>
          </w:rPr>
          <w:t xml:space="preserve"> </w:t>
        </w:r>
        <w:r w:rsidR="00B138B8">
          <w:rPr>
            <w:lang w:val="en-GB"/>
          </w:rPr>
          <w:t>into a p</w:t>
        </w:r>
      </w:ins>
      <w:ins w:id="34" w:author="Sandeep Prakash" w:date="2021-02-12T17:36:00Z">
        <w:r w:rsidR="00B138B8">
          <w:rPr>
            <w:lang w:val="en-GB"/>
          </w:rPr>
          <w:t>artition</w:t>
        </w:r>
      </w:ins>
      <w:r w:rsidR="009D3AF5">
        <w:rPr>
          <w:lang w:val="en-GB"/>
        </w:rPr>
        <w:t>.</w:t>
      </w:r>
      <w:r w:rsidR="00D8208B">
        <w:rPr>
          <w:lang w:val="en-GB"/>
        </w:rPr>
        <w:t xml:space="preserve"> </w:t>
      </w:r>
      <w:r w:rsidR="004D167A">
        <w:rPr>
          <w:lang w:val="en-GB"/>
        </w:rPr>
        <w:t xml:space="preserve">Each partition </w:t>
      </w:r>
      <w:r w:rsidR="004D167A" w:rsidRPr="0043157C">
        <w:rPr>
          <w:i/>
          <w:iCs/>
          <w:lang w:val="en-GB"/>
        </w:rPr>
        <w:t>p</w:t>
      </w:r>
      <w:r w:rsidR="004D167A">
        <w:rPr>
          <w:lang w:val="en-GB"/>
        </w:rPr>
        <w:t xml:space="preserve"> </w:t>
      </w:r>
      <w:r w:rsidR="00314EF0">
        <w:rPr>
          <w:lang w:val="en-GB"/>
        </w:rPr>
        <w:t xml:space="preserve">then </w:t>
      </w:r>
      <w:r w:rsidR="004D167A">
        <w:rPr>
          <w:lang w:val="en-GB"/>
        </w:rPr>
        <w:t>is a separate optimization problem with its own local variables for design (</w:t>
      </w:r>
      <w:r w:rsidR="004D167A" w:rsidRPr="00F0315A">
        <w:rPr>
          <w:position w:val="-12"/>
        </w:rPr>
        <w:object w:dxaOrig="380" w:dyaOrig="340" w14:anchorId="50FD9D67">
          <v:shape id="_x0000_i1048" type="#_x0000_t75" style="width:21.75pt;height:14.25pt" o:ole="">
            <v:imagedata r:id="rId57" o:title=""/>
          </v:shape>
          <o:OLEObject Type="Embed" ProgID="Equation.DSMT4" ShapeID="_x0000_i1048" DrawAspect="Content" ObjectID="_1674658080" r:id="rId58"/>
        </w:object>
      </w:r>
      <w:r w:rsidR="004D167A">
        <w:rPr>
          <w:lang w:val="en-GB"/>
        </w:rPr>
        <w:t>) and operations (</w:t>
      </w:r>
      <w:r w:rsidR="004D167A" w:rsidRPr="00F0315A">
        <w:rPr>
          <w:position w:val="-12"/>
        </w:rPr>
        <w:object w:dxaOrig="440" w:dyaOrig="340" w14:anchorId="2C8C582E">
          <v:shape id="_x0000_i1049" type="#_x0000_t75" style="width:21.75pt;height:14.25pt" o:ole="">
            <v:imagedata r:id="rId59" o:title=""/>
          </v:shape>
          <o:OLEObject Type="Embed" ProgID="Equation.DSMT4" ShapeID="_x0000_i1049" DrawAspect="Content" ObjectID="_1674658081" r:id="rId60"/>
        </w:object>
      </w:r>
      <w:r w:rsidR="004D167A">
        <w:rPr>
          <w:lang w:val="en-GB"/>
        </w:rPr>
        <w:t xml:space="preserve">) </w:t>
      </w:r>
      <w:r w:rsidR="006E67BB">
        <w:rPr>
          <w:lang w:val="en-GB"/>
        </w:rPr>
        <w:t xml:space="preserve">and can be </w:t>
      </w:r>
      <w:r w:rsidR="004D167A">
        <w:rPr>
          <w:lang w:val="en-GB"/>
        </w:rPr>
        <w:t xml:space="preserve">solved </w:t>
      </w:r>
      <w:del w:id="35" w:author="Sandeep Prakash" w:date="2021-02-04T21:59:00Z">
        <w:r w:rsidR="004D167A" w:rsidDel="00ED4E54">
          <w:rPr>
            <w:lang w:val="en-GB"/>
          </w:rPr>
          <w:delText>individually</w:delText>
        </w:r>
      </w:del>
      <w:ins w:id="36" w:author="Sandeep Prakash" w:date="2021-02-04T21:59:00Z">
        <w:r w:rsidR="00EB7557">
          <w:rPr>
            <w:lang w:val="en-GB"/>
          </w:rPr>
          <w:t>separately</w:t>
        </w:r>
      </w:ins>
      <w:r w:rsidR="006E67BB">
        <w:rPr>
          <w:lang w:val="en-GB"/>
        </w:rPr>
        <w:t>.</w:t>
      </w:r>
      <w:del w:id="37" w:author="Sandeep Prakash" w:date="2021-02-04T21:59:00Z">
        <w:r w:rsidR="006E67BB" w:rsidDel="00EB7557">
          <w:rPr>
            <w:lang w:val="en-GB"/>
          </w:rPr>
          <w:delText xml:space="preserve"> They </w:delText>
        </w:r>
        <w:r w:rsidR="004D167A" w:rsidDel="00EB7557">
          <w:rPr>
            <w:lang w:val="en-GB"/>
          </w:rPr>
          <w:delText xml:space="preserve">must be coordinated </w:delText>
        </w:r>
        <w:r w:rsidR="00607784" w:rsidDel="00EB7557">
          <w:rPr>
            <w:lang w:val="en-GB"/>
          </w:rPr>
          <w:delText xml:space="preserve">to </w:delText>
        </w:r>
        <w:r w:rsidR="004D167A" w:rsidDel="00EB7557">
          <w:rPr>
            <w:lang w:val="en-GB"/>
          </w:rPr>
          <w:delText>reach a solution of the central problem</w:delText>
        </w:r>
      </w:del>
      <w:del w:id="38" w:author="Sandeep Prakash" w:date="2021-02-04T22:00:00Z">
        <w:r w:rsidR="004D167A" w:rsidDel="00EB7557">
          <w:rPr>
            <w:lang w:val="en-GB"/>
          </w:rPr>
          <w:delText>.</w:delText>
        </w:r>
      </w:del>
      <w:r w:rsidR="004D167A">
        <w:rPr>
          <w:lang w:val="en-GB"/>
        </w:rPr>
        <w:t xml:space="preserve"> </w:t>
      </w:r>
      <w:r w:rsidR="009E48E8">
        <w:rPr>
          <w:lang w:val="en-GB"/>
        </w:rPr>
        <w:t>An i</w:t>
      </w:r>
      <w:r>
        <w:rPr>
          <w:lang w:val="en-GB"/>
        </w:rPr>
        <w:t>llustrati</w:t>
      </w:r>
      <w:r w:rsidR="00D35A8C">
        <w:rPr>
          <w:lang w:val="en-GB"/>
        </w:rPr>
        <w:t xml:space="preserve">on </w:t>
      </w:r>
      <w:r>
        <w:rPr>
          <w:lang w:val="en-GB"/>
        </w:rPr>
        <w:t xml:space="preserve">of a design problem with 2 scenarios divided into 6 partitions is shown in </w:t>
      </w:r>
      <w:r>
        <w:rPr>
          <w:lang w:val="en-GB"/>
        </w:rPr>
        <w:fldChar w:fldCharType="begin"/>
      </w:r>
      <w:r>
        <w:rPr>
          <w:lang w:val="en-GB"/>
        </w:rPr>
        <w:instrText xml:space="preserve"> REF _Ref55849417 \h </w:instrText>
      </w:r>
      <w:r>
        <w:rPr>
          <w:lang w:val="en-GB"/>
        </w:rPr>
      </w:r>
      <w:r>
        <w:rPr>
          <w:lang w:val="en-GB"/>
        </w:rPr>
        <w:fldChar w:fldCharType="separate"/>
      </w:r>
      <w:r w:rsidR="002E365C">
        <w:t xml:space="preserve">Figure </w:t>
      </w:r>
      <w:r w:rsidR="002E365C">
        <w:rPr>
          <w:noProof/>
        </w:rPr>
        <w:t>1</w:t>
      </w:r>
      <w:r>
        <w:rPr>
          <w:lang w:val="en-GB"/>
        </w:rPr>
        <w:fldChar w:fldCharType="end"/>
      </w:r>
      <w:r>
        <w:rPr>
          <w:lang w:val="en-GB"/>
        </w:rPr>
        <w:t xml:space="preserve">.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tblGrid>
      <w:tr w:rsidR="00BD6F07" w14:paraId="20FDC81E" w14:textId="77777777" w:rsidTr="008D1910">
        <w:tc>
          <w:tcPr>
            <w:tcW w:w="7077" w:type="dxa"/>
          </w:tcPr>
          <w:p w14:paraId="4B2D6C49" w14:textId="3412EB18" w:rsidR="00BD6F07" w:rsidRDefault="00C142D1" w:rsidP="00757B3B">
            <w:pPr>
              <w:pStyle w:val="Els-body-text"/>
              <w:keepNext/>
              <w:jc w:val="center"/>
            </w:pPr>
            <w:r>
              <w:rPr>
                <w:noProof/>
              </w:rPr>
              <w:drawing>
                <wp:inline distT="0" distB="0" distL="0" distR="0" wp14:anchorId="54D1D561" wp14:editId="2780B63A">
                  <wp:extent cx="4499610" cy="1668780"/>
                  <wp:effectExtent l="0" t="0" r="0" b="7620"/>
                  <wp:docPr id="7" name="Picture 7"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enario Tree_fa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99610" cy="1668780"/>
                          </a:xfrm>
                          <a:prstGeom prst="rect">
                            <a:avLst/>
                          </a:prstGeom>
                        </pic:spPr>
                      </pic:pic>
                    </a:graphicData>
                  </a:graphic>
                </wp:inline>
              </w:drawing>
            </w:r>
          </w:p>
          <w:p w14:paraId="28A01978" w14:textId="46E99A11" w:rsidR="00BD6F07" w:rsidRDefault="00BD6F07" w:rsidP="00757B3B">
            <w:pPr>
              <w:pStyle w:val="Caption"/>
              <w:jc w:val="center"/>
              <w:rPr>
                <w:lang w:val="en-GB"/>
              </w:rPr>
            </w:pPr>
            <w:bookmarkStart w:id="39" w:name="_Ref55849417"/>
            <w:r>
              <w:t xml:space="preserve">Figure </w:t>
            </w:r>
            <w:r w:rsidR="00054CCF">
              <w:fldChar w:fldCharType="begin"/>
            </w:r>
            <w:r w:rsidR="00054CCF">
              <w:instrText xml:space="preserve"> SEQ Figure \* ARABIC </w:instrText>
            </w:r>
            <w:r w:rsidR="00054CCF">
              <w:fldChar w:fldCharType="separate"/>
            </w:r>
            <w:r w:rsidR="002E365C">
              <w:rPr>
                <w:noProof/>
              </w:rPr>
              <w:t>1</w:t>
            </w:r>
            <w:r w:rsidR="00054CCF">
              <w:rPr>
                <w:noProof/>
              </w:rPr>
              <w:fldChar w:fldCharType="end"/>
            </w:r>
            <w:bookmarkEnd w:id="39"/>
            <w:r>
              <w:t>: Illustration of dividing the optimal design problem with 2 scenarios into 6 partitions.</w:t>
            </w:r>
          </w:p>
        </w:tc>
      </w:tr>
    </w:tbl>
    <w:p w14:paraId="63810F0E" w14:textId="16FE8CF8" w:rsidR="00182D7E" w:rsidRDefault="0000568B" w:rsidP="00182D7E">
      <w:pPr>
        <w:pStyle w:val="Els-body-text"/>
        <w:spacing w:before="120" w:after="120"/>
        <w:rPr>
          <w:lang w:val="en-GB"/>
        </w:rPr>
      </w:pPr>
      <w:ins w:id="40" w:author="Sandeep Prakash" w:date="2021-02-04T21:58:00Z">
        <w:r>
          <w:rPr>
            <w:lang w:val="en-GB"/>
          </w:rPr>
          <w:t>T</w:t>
        </w:r>
      </w:ins>
      <w:del w:id="41" w:author="Sandeep Prakash" w:date="2021-02-04T21:58:00Z">
        <w:r w:rsidR="00F71EEE" w:rsidDel="0000568B">
          <w:rPr>
            <w:lang w:val="en-GB"/>
          </w:rPr>
          <w:delText>In this approach, t</w:delText>
        </w:r>
      </w:del>
      <w:r w:rsidR="00182D7E">
        <w:rPr>
          <w:lang w:val="en-GB"/>
        </w:rPr>
        <w:t xml:space="preserve">he </w:t>
      </w:r>
      <w:r w:rsidR="00C46241">
        <w:rPr>
          <w:lang w:val="en-GB"/>
        </w:rPr>
        <w:t>solution</w:t>
      </w:r>
      <w:r w:rsidR="00AD06B6">
        <w:rPr>
          <w:lang w:val="en-GB"/>
        </w:rPr>
        <w:t>s</w:t>
      </w:r>
      <w:r w:rsidR="00182D7E">
        <w:rPr>
          <w:lang w:val="en-GB"/>
        </w:rPr>
        <w:t xml:space="preserve"> </w:t>
      </w:r>
      <w:r w:rsidR="00AC5EF2">
        <w:rPr>
          <w:lang w:val="en-GB"/>
        </w:rPr>
        <w:t xml:space="preserve">from </w:t>
      </w:r>
      <w:r w:rsidR="00182D7E">
        <w:rPr>
          <w:lang w:val="en-GB"/>
        </w:rPr>
        <w:t>the individual partition</w:t>
      </w:r>
      <w:r w:rsidR="0002374E">
        <w:rPr>
          <w:lang w:val="en-GB"/>
        </w:rPr>
        <w:t xml:space="preserve">s put together </w:t>
      </w:r>
      <w:r w:rsidR="00182D7E">
        <w:rPr>
          <w:lang w:val="en-GB"/>
        </w:rPr>
        <w:t xml:space="preserve">is </w:t>
      </w:r>
      <w:r w:rsidR="009A4879">
        <w:rPr>
          <w:lang w:val="en-GB"/>
        </w:rPr>
        <w:t>a solution to</w:t>
      </w:r>
      <w:r w:rsidR="00182D7E">
        <w:rPr>
          <w:lang w:val="en-GB"/>
        </w:rPr>
        <w:t xml:space="preserve"> the central</w:t>
      </w:r>
      <w:r w:rsidR="00A43E0D">
        <w:rPr>
          <w:lang w:val="en-GB"/>
        </w:rPr>
        <w:t>ized</w:t>
      </w:r>
      <w:r w:rsidR="00182D7E">
        <w:rPr>
          <w:lang w:val="en-GB"/>
        </w:rPr>
        <w:t xml:space="preserve"> problem (</w:t>
      </w:r>
      <w:r w:rsidR="00182D7E">
        <w:rPr>
          <w:iCs/>
          <w:lang w:val="en-GB"/>
        </w:rPr>
        <w:fldChar w:fldCharType="begin"/>
      </w:r>
      <w:r w:rsidR="00182D7E">
        <w:rPr>
          <w:iCs/>
          <w:lang w:val="en-GB"/>
        </w:rPr>
        <w:instrText xml:space="preserve"> GOTOBUTTON ZEqnNum344799  \* MERGEFORMAT </w:instrText>
      </w:r>
      <w:r w:rsidR="00182D7E">
        <w:rPr>
          <w:iCs/>
          <w:lang w:val="en-GB"/>
        </w:rPr>
        <w:fldChar w:fldCharType="begin"/>
      </w:r>
      <w:r w:rsidR="00182D7E">
        <w:rPr>
          <w:iCs/>
          <w:lang w:val="en-GB"/>
        </w:rPr>
        <w:instrText xml:space="preserve"> REF ZEqnNum344799 \* Charformat \! \* MERGEFORMAT </w:instrText>
      </w:r>
      <w:r w:rsidR="00182D7E">
        <w:rPr>
          <w:iCs/>
          <w:lang w:val="en-GB"/>
        </w:rPr>
        <w:fldChar w:fldCharType="separate"/>
      </w:r>
      <w:ins w:id="42" w:author="Sandeep Prakash" w:date="2021-02-04T22:12:00Z">
        <w:r w:rsidR="002E365C" w:rsidRPr="002E365C">
          <w:rPr>
            <w:iCs/>
            <w:lang w:val="en-GB"/>
            <w:rPrChange w:id="43" w:author="Sandeep Prakash" w:date="2021-02-04T22:12:00Z">
              <w:rPr>
                <w:noProof/>
                <w:lang w:val="en-GB"/>
              </w:rPr>
            </w:rPrChange>
          </w:rPr>
          <w:instrText>1</w:instrText>
        </w:r>
      </w:ins>
      <w:del w:id="44" w:author="Sandeep Prakash" w:date="2021-02-04T22:12:00Z">
        <w:r w:rsidR="004B3AAB" w:rsidRPr="004B3AAB" w:rsidDel="002E365C">
          <w:rPr>
            <w:iCs/>
            <w:lang w:val="en-GB"/>
          </w:rPr>
          <w:delInstrText>1</w:delInstrText>
        </w:r>
      </w:del>
      <w:r w:rsidR="00182D7E">
        <w:rPr>
          <w:iCs/>
          <w:lang w:val="en-GB"/>
        </w:rPr>
        <w:fldChar w:fldCharType="end"/>
      </w:r>
      <w:r w:rsidR="00182D7E">
        <w:rPr>
          <w:iCs/>
          <w:lang w:val="en-GB"/>
        </w:rPr>
        <w:fldChar w:fldCharType="end"/>
      </w:r>
      <w:r w:rsidR="00182D7E">
        <w:rPr>
          <w:lang w:val="en-GB"/>
        </w:rPr>
        <w:t xml:space="preserve">) when, </w:t>
      </w:r>
    </w:p>
    <w:p w14:paraId="692B786E" w14:textId="7642B484" w:rsidR="00182D7E" w:rsidRDefault="00182D7E" w:rsidP="00875F3B">
      <w:pPr>
        <w:pStyle w:val="Els-body-text"/>
        <w:numPr>
          <w:ilvl w:val="0"/>
          <w:numId w:val="21"/>
        </w:numPr>
        <w:rPr>
          <w:lang w:val="en-GB"/>
        </w:rPr>
      </w:pPr>
      <w:r>
        <w:rPr>
          <w:lang w:val="en-GB"/>
        </w:rPr>
        <w:t xml:space="preserve">All the partitions </w:t>
      </w:r>
      <w:del w:id="45" w:author="Sandeep Prakash" w:date="2021-02-09T14:03:00Z">
        <w:r w:rsidDel="005924B2">
          <w:rPr>
            <w:lang w:val="en-GB"/>
          </w:rPr>
          <w:delText xml:space="preserve">are in </w:delText>
        </w:r>
      </w:del>
      <w:ins w:id="46" w:author="Sandeep Prakash" w:date="2021-02-09T14:03:00Z">
        <w:r w:rsidR="005924B2">
          <w:rPr>
            <w:lang w:val="en-GB"/>
          </w:rPr>
          <w:t xml:space="preserve">achieve </w:t>
        </w:r>
      </w:ins>
      <w:r>
        <w:rPr>
          <w:lang w:val="en-GB"/>
        </w:rPr>
        <w:t xml:space="preserve">consensus </w:t>
      </w:r>
      <w:del w:id="47" w:author="Sandeep Prakash" w:date="2021-02-09T14:03:00Z">
        <w:r w:rsidDel="005924B2">
          <w:rPr>
            <w:lang w:val="en-GB"/>
          </w:rPr>
          <w:delText>of the value of</w:delText>
        </w:r>
      </w:del>
      <w:ins w:id="48" w:author="Sandeep Prakash" w:date="2021-02-09T14:04:00Z">
        <w:r w:rsidR="00904A95">
          <w:rPr>
            <w:lang w:val="en-GB"/>
          </w:rPr>
          <w:t>between</w:t>
        </w:r>
      </w:ins>
      <w:r>
        <w:rPr>
          <w:lang w:val="en-GB"/>
        </w:rPr>
        <w:t xml:space="preserve"> their local design variables</w:t>
      </w:r>
    </w:p>
    <w:p w14:paraId="51CFF899" w14:textId="34920C28" w:rsidR="00372A4D" w:rsidRDefault="00182D7E" w:rsidP="00372A4D">
      <w:pPr>
        <w:pStyle w:val="Els-body-text"/>
        <w:numPr>
          <w:ilvl w:val="0"/>
          <w:numId w:val="21"/>
        </w:numPr>
        <w:spacing w:after="120"/>
        <w:rPr>
          <w:lang w:val="en-GB"/>
        </w:rPr>
      </w:pPr>
      <w:r>
        <w:rPr>
          <w:lang w:val="en-GB"/>
        </w:rPr>
        <w:lastRenderedPageBreak/>
        <w:t>Adjacent partitions</w:t>
      </w:r>
      <w:ins w:id="49" w:author="Sandeep Prakash" w:date="2021-02-09T14:04:00Z">
        <w:r w:rsidR="00904A95">
          <w:rPr>
            <w:lang w:val="en-GB"/>
          </w:rPr>
          <w:t xml:space="preserve"> achieve</w:t>
        </w:r>
      </w:ins>
      <w:del w:id="50" w:author="Sandeep Prakash" w:date="2021-02-09T14:04:00Z">
        <w:r w:rsidDel="00904A95">
          <w:rPr>
            <w:lang w:val="en-GB"/>
          </w:rPr>
          <w:delText xml:space="preserve"> are in</w:delText>
        </w:r>
      </w:del>
      <w:r>
        <w:rPr>
          <w:lang w:val="en-GB"/>
        </w:rPr>
        <w:t xml:space="preserve"> consensus of the </w:t>
      </w:r>
      <w:del w:id="51" w:author="Sandeep Prakash" w:date="2021-02-09T14:04:00Z">
        <w:r w:rsidDel="00904A95">
          <w:rPr>
            <w:lang w:val="en-GB"/>
          </w:rPr>
          <w:delText xml:space="preserve">value of the </w:delText>
        </w:r>
      </w:del>
      <w:r>
        <w:rPr>
          <w:lang w:val="en-GB"/>
        </w:rPr>
        <w:t>differential state variable</w:t>
      </w:r>
      <w:ins w:id="52" w:author="Sandeep Prakash" w:date="2021-02-09T14:04:00Z">
        <w:r w:rsidR="00904A95">
          <w:rPr>
            <w:lang w:val="en-GB"/>
          </w:rPr>
          <w:t>s</w:t>
        </w:r>
      </w:ins>
      <w:r>
        <w:rPr>
          <w:lang w:val="en-GB"/>
        </w:rPr>
        <w:t xml:space="preserve"> shared between them (at the edge of the partitions)</w:t>
      </w:r>
      <w:r w:rsidR="00372A4D">
        <w:rPr>
          <w:lang w:val="en-GB"/>
        </w:rPr>
        <w:t xml:space="preserve"> </w:t>
      </w:r>
    </w:p>
    <w:p w14:paraId="19481C00" w14:textId="483E2DE8" w:rsidR="00E43393" w:rsidRPr="00372A4D" w:rsidRDefault="00DB2F45" w:rsidP="00372A4D">
      <w:pPr>
        <w:pStyle w:val="Els-body-text"/>
        <w:spacing w:after="120"/>
        <w:rPr>
          <w:lang w:val="en-GB"/>
        </w:rPr>
      </w:pPr>
      <w:r w:rsidRPr="00372A4D">
        <w:rPr>
          <w:lang w:val="en-GB"/>
        </w:rPr>
        <w:t xml:space="preserve">We introduce a global copy of all the variables that must reach consensus into a vector </w:t>
      </w:r>
      <w:r w:rsidR="00776885" w:rsidRPr="00F0315A">
        <w:rPr>
          <w:position w:val="-6"/>
        </w:rPr>
        <w:object w:dxaOrig="180" w:dyaOrig="200" w14:anchorId="410D048D">
          <v:shape id="_x0000_i1050" type="#_x0000_t75" style="width:9pt;height:9pt" o:ole="">
            <v:imagedata r:id="rId62" o:title=""/>
          </v:shape>
          <o:OLEObject Type="Embed" ProgID="Equation.DSMT4" ShapeID="_x0000_i1050" DrawAspect="Content" ObjectID="_1674658082" r:id="rId63"/>
        </w:object>
      </w:r>
      <w:r w:rsidR="006F40C3" w:rsidRPr="00372A4D">
        <w:rPr>
          <w:lang w:val="en-GB"/>
        </w:rPr>
        <w:t>and the</w:t>
      </w:r>
      <w:r w:rsidR="00AE2938" w:rsidRPr="00372A4D">
        <w:rPr>
          <w:lang w:val="en-GB"/>
        </w:rPr>
        <w:t xml:space="preserve"> consensus requirements</w:t>
      </w:r>
      <w:r w:rsidR="00800F21" w:rsidRPr="00372A4D">
        <w:rPr>
          <w:lang w:val="en-GB"/>
        </w:rPr>
        <w:t xml:space="preserve"> </w:t>
      </w:r>
      <w:r w:rsidR="004A078F">
        <w:rPr>
          <w:lang w:val="en-GB"/>
        </w:rPr>
        <w:t xml:space="preserve">can </w:t>
      </w:r>
      <w:r w:rsidR="00800F21" w:rsidRPr="00372A4D">
        <w:rPr>
          <w:lang w:val="en-GB"/>
        </w:rPr>
        <w:t xml:space="preserve">then </w:t>
      </w:r>
      <w:r w:rsidR="004A078F">
        <w:rPr>
          <w:lang w:val="en-GB"/>
        </w:rPr>
        <w:t xml:space="preserve">be </w:t>
      </w:r>
      <w:r w:rsidR="00800F21" w:rsidRPr="00372A4D">
        <w:rPr>
          <w:lang w:val="en-GB"/>
        </w:rPr>
        <w:t xml:space="preserve">imposed as a constraint in each partition </w:t>
      </w:r>
      <w:r w:rsidR="00800F21" w:rsidRPr="00372A4D">
        <w:rPr>
          <w:i/>
          <w:iCs/>
          <w:lang w:val="en-GB"/>
        </w:rPr>
        <w:t>p</w:t>
      </w:r>
      <w:r w:rsidR="00CB14D9" w:rsidRPr="00372A4D">
        <w:rPr>
          <w:lang w:val="en-GB"/>
        </w:rPr>
        <w:t>. We can th</w:t>
      </w:r>
      <w:r w:rsidR="00E43393" w:rsidRPr="00372A4D">
        <w:rPr>
          <w:lang w:val="en-GB"/>
        </w:rPr>
        <w:t xml:space="preserve">us write the optimal design problem as a sum of smaller partition problems that are linked with consensus constraints as,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4500"/>
        <w:gridCol w:w="1134"/>
        <w:gridCol w:w="748"/>
      </w:tblGrid>
      <w:tr w:rsidR="0020585E" w14:paraId="58689881" w14:textId="77777777" w:rsidTr="00A07020">
        <w:tc>
          <w:tcPr>
            <w:tcW w:w="695" w:type="dxa"/>
            <w:shd w:val="clear" w:color="auto" w:fill="auto"/>
            <w:vAlign w:val="center"/>
          </w:tcPr>
          <w:p w14:paraId="42B0B6D7" w14:textId="7839FC11" w:rsidR="0020585E" w:rsidRDefault="00F0315A" w:rsidP="00604C6C">
            <w:pPr>
              <w:pStyle w:val="Els-body-text"/>
              <w:jc w:val="right"/>
              <w:rPr>
                <w:lang w:val="en-GB"/>
              </w:rPr>
            </w:pPr>
            <w:r w:rsidRPr="00F0315A">
              <w:rPr>
                <w:position w:val="-22"/>
              </w:rPr>
              <w:object w:dxaOrig="400" w:dyaOrig="420" w14:anchorId="4B2A8F1B">
                <v:shape id="_x0000_i1051" type="#_x0000_t75" style="width:21.75pt;height:21.75pt" o:ole="">
                  <v:imagedata r:id="rId64" o:title=""/>
                </v:shape>
                <o:OLEObject Type="Embed" ProgID="Equation.DSMT4" ShapeID="_x0000_i1051" DrawAspect="Content" ObjectID="_1674658083" r:id="rId65"/>
              </w:object>
            </w:r>
          </w:p>
        </w:tc>
        <w:tc>
          <w:tcPr>
            <w:tcW w:w="4500" w:type="dxa"/>
            <w:shd w:val="clear" w:color="auto" w:fill="auto"/>
            <w:vAlign w:val="center"/>
          </w:tcPr>
          <w:p w14:paraId="106334D1" w14:textId="3E167EF9" w:rsidR="0020585E" w:rsidRDefault="00F0315A" w:rsidP="00C9510D">
            <w:pPr>
              <w:pStyle w:val="Els-body-text"/>
              <w:jc w:val="left"/>
              <w:rPr>
                <w:lang w:val="en-GB"/>
              </w:rPr>
            </w:pPr>
            <w:r w:rsidRPr="00F0315A">
              <w:rPr>
                <w:position w:val="-26"/>
              </w:rPr>
              <w:object w:dxaOrig="2439" w:dyaOrig="499" w14:anchorId="21DBD112">
                <v:shape id="_x0000_i1052" type="#_x0000_t75" style="width:122.25pt;height:21.75pt" o:ole="">
                  <v:imagedata r:id="rId66" o:title=""/>
                </v:shape>
                <o:OLEObject Type="Embed" ProgID="Equation.DSMT4" ShapeID="_x0000_i1052" DrawAspect="Content" ObjectID="_1674658084" r:id="rId67"/>
              </w:object>
            </w:r>
          </w:p>
        </w:tc>
        <w:tc>
          <w:tcPr>
            <w:tcW w:w="1134" w:type="dxa"/>
            <w:shd w:val="clear" w:color="auto" w:fill="auto"/>
            <w:vAlign w:val="center"/>
          </w:tcPr>
          <w:p w14:paraId="48EE002E" w14:textId="77777777" w:rsidR="0020585E" w:rsidRDefault="0020585E" w:rsidP="00C9510D">
            <w:pPr>
              <w:pStyle w:val="Els-body-text"/>
              <w:jc w:val="left"/>
              <w:rPr>
                <w:lang w:val="en-GB"/>
              </w:rPr>
            </w:pPr>
          </w:p>
        </w:tc>
        <w:tc>
          <w:tcPr>
            <w:tcW w:w="748" w:type="dxa"/>
            <w:shd w:val="clear" w:color="auto" w:fill="auto"/>
            <w:vAlign w:val="center"/>
          </w:tcPr>
          <w:p w14:paraId="6D89BEC6" w14:textId="4F4A03DC" w:rsidR="0020585E" w:rsidRDefault="007B3C8B" w:rsidP="00604C6C">
            <w:pPr>
              <w:pStyle w:val="Els-body-text"/>
              <w:jc w:val="right"/>
              <w:rPr>
                <w:lang w:val="en-GB"/>
              </w:rPr>
            </w:pPr>
            <w:r>
              <w:rPr>
                <w:lang w:val="en-GB"/>
              </w:rPr>
              <w:t>(</w:t>
            </w:r>
            <w:r>
              <w:rPr>
                <w:lang w:val="en-GB"/>
              </w:rPr>
              <w:fldChar w:fldCharType="begin"/>
            </w:r>
            <w:r>
              <w:rPr>
                <w:lang w:val="en-GB"/>
              </w:rPr>
              <w:instrText xml:space="preserve"> MACROBUTTON MTPlaceRef \* MERGEFORMAT </w:instrText>
            </w:r>
            <w:r>
              <w:rPr>
                <w:lang w:val="en-GB"/>
              </w:rPr>
              <w:fldChar w:fldCharType="begin"/>
            </w:r>
            <w:r>
              <w:rPr>
                <w:lang w:val="en-GB"/>
              </w:rPr>
              <w:instrText xml:space="preserve"> SEQ MTEqn \h \* MERGEFORMAT </w:instrText>
            </w:r>
            <w:r>
              <w:rPr>
                <w:lang w:val="en-GB"/>
              </w:rPr>
              <w:fldChar w:fldCharType="end"/>
            </w:r>
            <w:bookmarkStart w:id="53" w:name="ZEqnNum561463"/>
            <w:r>
              <w:rPr>
                <w:lang w:val="en-GB"/>
              </w:rPr>
              <w:fldChar w:fldCharType="begin"/>
            </w:r>
            <w:r>
              <w:rPr>
                <w:lang w:val="en-GB"/>
              </w:rPr>
              <w:instrText xml:space="preserve"> SEQ MTEqn \c \* Arabic \* MERGEFORMAT </w:instrText>
            </w:r>
            <w:r>
              <w:rPr>
                <w:lang w:val="en-GB"/>
              </w:rPr>
              <w:fldChar w:fldCharType="separate"/>
            </w:r>
            <w:r w:rsidR="002E365C">
              <w:rPr>
                <w:noProof/>
                <w:lang w:val="en-GB"/>
              </w:rPr>
              <w:instrText>2</w:instrText>
            </w:r>
            <w:r>
              <w:rPr>
                <w:lang w:val="en-GB"/>
              </w:rPr>
              <w:fldChar w:fldCharType="end"/>
            </w:r>
            <w:bookmarkEnd w:id="53"/>
            <w:r>
              <w:rPr>
                <w:lang w:val="en-GB"/>
              </w:rPr>
              <w:fldChar w:fldCharType="end"/>
            </w:r>
            <w:r w:rsidR="00922D48">
              <w:rPr>
                <w:lang w:val="en-GB"/>
              </w:rPr>
              <w:t>a</w:t>
            </w:r>
            <w:r>
              <w:rPr>
                <w:lang w:val="en-GB"/>
              </w:rPr>
              <w:t>)</w:t>
            </w:r>
          </w:p>
        </w:tc>
      </w:tr>
      <w:tr w:rsidR="0020585E" w14:paraId="1C394BDA" w14:textId="77777777" w:rsidTr="00A07020">
        <w:tc>
          <w:tcPr>
            <w:tcW w:w="695" w:type="dxa"/>
            <w:shd w:val="clear" w:color="auto" w:fill="auto"/>
            <w:vAlign w:val="center"/>
          </w:tcPr>
          <w:p w14:paraId="3FAF8054" w14:textId="1F5BEED4" w:rsidR="0020585E" w:rsidRDefault="00F0315A" w:rsidP="00604C6C">
            <w:pPr>
              <w:pStyle w:val="Els-body-text"/>
              <w:jc w:val="right"/>
              <w:rPr>
                <w:lang w:val="en-GB"/>
              </w:rPr>
            </w:pPr>
            <w:r w:rsidRPr="00F0315A">
              <w:rPr>
                <w:position w:val="-6"/>
              </w:rPr>
              <w:object w:dxaOrig="260" w:dyaOrig="220" w14:anchorId="7A74588C">
                <v:shape id="_x0000_i1053" type="#_x0000_t75" style="width:14.25pt;height:14.25pt" o:ole="">
                  <v:imagedata r:id="rId68" o:title=""/>
                </v:shape>
                <o:OLEObject Type="Embed" ProgID="Equation.DSMT4" ShapeID="_x0000_i1053" DrawAspect="Content" ObjectID="_1674658085" r:id="rId69"/>
              </w:object>
            </w:r>
          </w:p>
        </w:tc>
        <w:tc>
          <w:tcPr>
            <w:tcW w:w="4500" w:type="dxa"/>
            <w:shd w:val="clear" w:color="auto" w:fill="auto"/>
            <w:vAlign w:val="center"/>
          </w:tcPr>
          <w:p w14:paraId="4ADAECD5" w14:textId="17F55557" w:rsidR="0020585E" w:rsidRDefault="00F0315A" w:rsidP="00C9510D">
            <w:pPr>
              <w:pStyle w:val="Els-body-text"/>
              <w:jc w:val="left"/>
              <w:rPr>
                <w:lang w:val="en-GB"/>
              </w:rPr>
            </w:pPr>
            <w:r w:rsidRPr="00F0315A">
              <w:rPr>
                <w:position w:val="-14"/>
              </w:rPr>
              <w:object w:dxaOrig="1820" w:dyaOrig="380" w14:anchorId="1E0D80EB">
                <v:shape id="_x0000_i1054" type="#_x0000_t75" style="width:93.75pt;height:21.75pt" o:ole="">
                  <v:imagedata r:id="rId70" o:title=""/>
                </v:shape>
                <o:OLEObject Type="Embed" ProgID="Equation.DSMT4" ShapeID="_x0000_i1054" DrawAspect="Content" ObjectID="_1674658086" r:id="rId71"/>
              </w:object>
            </w:r>
          </w:p>
        </w:tc>
        <w:tc>
          <w:tcPr>
            <w:tcW w:w="1134" w:type="dxa"/>
            <w:shd w:val="clear" w:color="auto" w:fill="auto"/>
            <w:vAlign w:val="center"/>
          </w:tcPr>
          <w:p w14:paraId="4BBC8ACF" w14:textId="5AC7E0D7" w:rsidR="0020585E" w:rsidRDefault="00F0315A" w:rsidP="00C9510D">
            <w:pPr>
              <w:pStyle w:val="Els-body-text"/>
              <w:jc w:val="left"/>
              <w:rPr>
                <w:lang w:val="en-GB"/>
              </w:rPr>
            </w:pPr>
            <w:r w:rsidRPr="00F0315A">
              <w:rPr>
                <w:position w:val="-10"/>
              </w:rPr>
              <w:object w:dxaOrig="680" w:dyaOrig="279" w14:anchorId="6F2BF401">
                <v:shape id="_x0000_i1055" type="#_x0000_t75" style="width:36.75pt;height:14.25pt" o:ole="">
                  <v:imagedata r:id="rId72" o:title=""/>
                </v:shape>
                <o:OLEObject Type="Embed" ProgID="Equation.DSMT4" ShapeID="_x0000_i1055" DrawAspect="Content" ObjectID="_1674658087" r:id="rId73"/>
              </w:object>
            </w:r>
          </w:p>
        </w:tc>
        <w:tc>
          <w:tcPr>
            <w:tcW w:w="748" w:type="dxa"/>
            <w:shd w:val="clear" w:color="auto" w:fill="auto"/>
            <w:vAlign w:val="center"/>
          </w:tcPr>
          <w:p w14:paraId="1B260277" w14:textId="6FF1A3C6" w:rsidR="0020585E" w:rsidRPr="00922D48" w:rsidRDefault="00922D48" w:rsidP="00604C6C">
            <w:pPr>
              <w:pStyle w:val="Els-body-text"/>
              <w:jc w:val="right"/>
              <w:rPr>
                <w:i/>
                <w:iCs/>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54" w:author="Sandeep Prakash" w:date="2021-02-04T22:12:00Z">
              <w:r w:rsidR="002E365C" w:rsidRPr="002E365C">
                <w:rPr>
                  <w:iCs/>
                  <w:lang w:val="en-GB"/>
                  <w:rPrChange w:id="55" w:author="Sandeep Prakash" w:date="2021-02-04T22:12:00Z">
                    <w:rPr>
                      <w:noProof/>
                      <w:lang w:val="en-GB"/>
                    </w:rPr>
                  </w:rPrChange>
                </w:rPr>
                <w:instrText>2</w:instrText>
              </w:r>
            </w:ins>
            <w:del w:id="56"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b)</w:t>
            </w:r>
          </w:p>
        </w:tc>
      </w:tr>
      <w:tr w:rsidR="0020585E" w14:paraId="581D8528" w14:textId="77777777" w:rsidTr="00A07020">
        <w:tc>
          <w:tcPr>
            <w:tcW w:w="695" w:type="dxa"/>
            <w:shd w:val="clear" w:color="auto" w:fill="auto"/>
            <w:vAlign w:val="center"/>
          </w:tcPr>
          <w:p w14:paraId="5D1F9BA6" w14:textId="77777777" w:rsidR="0020585E" w:rsidRDefault="0020585E" w:rsidP="00604C6C">
            <w:pPr>
              <w:pStyle w:val="Els-body-text"/>
              <w:jc w:val="right"/>
              <w:rPr>
                <w:lang w:val="en-GB"/>
              </w:rPr>
            </w:pPr>
          </w:p>
        </w:tc>
        <w:tc>
          <w:tcPr>
            <w:tcW w:w="4500" w:type="dxa"/>
            <w:shd w:val="clear" w:color="auto" w:fill="auto"/>
            <w:vAlign w:val="center"/>
          </w:tcPr>
          <w:p w14:paraId="20A304A6" w14:textId="6DAADC65" w:rsidR="0020585E" w:rsidRDefault="00F0315A" w:rsidP="00C9510D">
            <w:pPr>
              <w:pStyle w:val="Els-body-text"/>
              <w:jc w:val="left"/>
              <w:rPr>
                <w:lang w:val="en-GB"/>
              </w:rPr>
            </w:pPr>
            <w:r w:rsidRPr="00F0315A">
              <w:rPr>
                <w:position w:val="-14"/>
              </w:rPr>
              <w:object w:dxaOrig="1800" w:dyaOrig="380" w14:anchorId="33C3BD23">
                <v:shape id="_x0000_i1056" type="#_x0000_t75" style="width:86.25pt;height:21.75pt" o:ole="">
                  <v:imagedata r:id="rId74" o:title=""/>
                </v:shape>
                <o:OLEObject Type="Embed" ProgID="Equation.DSMT4" ShapeID="_x0000_i1056" DrawAspect="Content" ObjectID="_1674658088" r:id="rId75"/>
              </w:object>
            </w:r>
          </w:p>
        </w:tc>
        <w:tc>
          <w:tcPr>
            <w:tcW w:w="1134" w:type="dxa"/>
            <w:shd w:val="clear" w:color="auto" w:fill="auto"/>
            <w:vAlign w:val="center"/>
          </w:tcPr>
          <w:p w14:paraId="28F629E0" w14:textId="42E3E5CB" w:rsidR="0020585E" w:rsidRDefault="00F0315A" w:rsidP="00C9510D">
            <w:pPr>
              <w:pStyle w:val="Els-body-text"/>
              <w:jc w:val="left"/>
              <w:rPr>
                <w:lang w:val="en-GB"/>
              </w:rPr>
            </w:pPr>
            <w:r w:rsidRPr="00F0315A">
              <w:rPr>
                <w:position w:val="-10"/>
              </w:rPr>
              <w:object w:dxaOrig="680" w:dyaOrig="279" w14:anchorId="3775103B">
                <v:shape id="_x0000_i1057" type="#_x0000_t75" style="width:36.75pt;height:14.25pt" o:ole="">
                  <v:imagedata r:id="rId76" o:title=""/>
                </v:shape>
                <o:OLEObject Type="Embed" ProgID="Equation.DSMT4" ShapeID="_x0000_i1057" DrawAspect="Content" ObjectID="_1674658089" r:id="rId77"/>
              </w:object>
            </w:r>
          </w:p>
        </w:tc>
        <w:tc>
          <w:tcPr>
            <w:tcW w:w="748" w:type="dxa"/>
            <w:shd w:val="clear" w:color="auto" w:fill="auto"/>
            <w:vAlign w:val="center"/>
          </w:tcPr>
          <w:p w14:paraId="06B13A7D" w14:textId="143D761F"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57" w:author="Sandeep Prakash" w:date="2021-02-04T22:12:00Z">
              <w:r w:rsidR="002E365C" w:rsidRPr="002E365C">
                <w:rPr>
                  <w:iCs/>
                  <w:lang w:val="en-GB"/>
                  <w:rPrChange w:id="58" w:author="Sandeep Prakash" w:date="2021-02-04T22:12:00Z">
                    <w:rPr>
                      <w:noProof/>
                      <w:lang w:val="en-GB"/>
                    </w:rPr>
                  </w:rPrChange>
                </w:rPr>
                <w:instrText>2</w:instrText>
              </w:r>
            </w:ins>
            <w:del w:id="59"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c)</w:t>
            </w:r>
          </w:p>
        </w:tc>
      </w:tr>
      <w:tr w:rsidR="0020585E" w14:paraId="53F1947A" w14:textId="77777777" w:rsidTr="00A07020">
        <w:tc>
          <w:tcPr>
            <w:tcW w:w="695" w:type="dxa"/>
            <w:shd w:val="clear" w:color="auto" w:fill="auto"/>
            <w:vAlign w:val="center"/>
          </w:tcPr>
          <w:p w14:paraId="7F8A2EC3" w14:textId="77777777" w:rsidR="0020585E" w:rsidRDefault="0020585E" w:rsidP="00604C6C">
            <w:pPr>
              <w:pStyle w:val="Els-body-text"/>
              <w:jc w:val="right"/>
              <w:rPr>
                <w:lang w:val="en-GB"/>
              </w:rPr>
            </w:pPr>
          </w:p>
        </w:tc>
        <w:tc>
          <w:tcPr>
            <w:tcW w:w="4500" w:type="dxa"/>
            <w:shd w:val="clear" w:color="auto" w:fill="auto"/>
            <w:vAlign w:val="center"/>
          </w:tcPr>
          <w:p w14:paraId="7330E9DF" w14:textId="37FF015D" w:rsidR="0020585E" w:rsidRDefault="00F0315A" w:rsidP="00C9510D">
            <w:pPr>
              <w:pStyle w:val="Els-body-text"/>
              <w:jc w:val="left"/>
              <w:rPr>
                <w:lang w:val="en-GB"/>
              </w:rPr>
            </w:pPr>
            <w:r w:rsidRPr="00F0315A">
              <w:rPr>
                <w:position w:val="-12"/>
              </w:rPr>
              <w:object w:dxaOrig="1180" w:dyaOrig="340" w14:anchorId="61BFA9A9">
                <v:shape id="_x0000_i1058" type="#_x0000_t75" style="width:57.75pt;height:14.25pt" o:ole="">
                  <v:imagedata r:id="rId78" o:title=""/>
                </v:shape>
                <o:OLEObject Type="Embed" ProgID="Equation.DSMT4" ShapeID="_x0000_i1058" DrawAspect="Content" ObjectID="_1674658090" r:id="rId79"/>
              </w:object>
            </w:r>
          </w:p>
        </w:tc>
        <w:tc>
          <w:tcPr>
            <w:tcW w:w="1134" w:type="dxa"/>
            <w:shd w:val="clear" w:color="auto" w:fill="auto"/>
            <w:vAlign w:val="center"/>
          </w:tcPr>
          <w:p w14:paraId="3688F3BE" w14:textId="2BF54CE6" w:rsidR="0020585E" w:rsidRDefault="00F0315A" w:rsidP="00C9510D">
            <w:pPr>
              <w:pStyle w:val="Els-body-text"/>
              <w:jc w:val="left"/>
              <w:rPr>
                <w:lang w:val="en-GB"/>
              </w:rPr>
            </w:pPr>
            <w:r w:rsidRPr="00F0315A">
              <w:rPr>
                <w:position w:val="-10"/>
              </w:rPr>
              <w:object w:dxaOrig="680" w:dyaOrig="279" w14:anchorId="13D189E9">
                <v:shape id="_x0000_i1059" type="#_x0000_t75" style="width:36.75pt;height:14.25pt" o:ole="">
                  <v:imagedata r:id="rId80" o:title=""/>
                </v:shape>
                <o:OLEObject Type="Embed" ProgID="Equation.DSMT4" ShapeID="_x0000_i1059" DrawAspect="Content" ObjectID="_1674658091" r:id="rId81"/>
              </w:object>
            </w:r>
          </w:p>
        </w:tc>
        <w:tc>
          <w:tcPr>
            <w:tcW w:w="748" w:type="dxa"/>
            <w:shd w:val="clear" w:color="auto" w:fill="auto"/>
            <w:vAlign w:val="center"/>
          </w:tcPr>
          <w:p w14:paraId="3EFB90DF" w14:textId="7A0011F9"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60" w:author="Sandeep Prakash" w:date="2021-02-04T22:12:00Z">
              <w:r w:rsidR="002E365C" w:rsidRPr="002E365C">
                <w:rPr>
                  <w:iCs/>
                  <w:lang w:val="en-GB"/>
                  <w:rPrChange w:id="61" w:author="Sandeep Prakash" w:date="2021-02-04T22:12:00Z">
                    <w:rPr>
                      <w:noProof/>
                      <w:lang w:val="en-GB"/>
                    </w:rPr>
                  </w:rPrChange>
                </w:rPr>
                <w:instrText>2</w:instrText>
              </w:r>
            </w:ins>
            <w:del w:id="62"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d)</w:t>
            </w:r>
          </w:p>
        </w:tc>
      </w:tr>
      <w:tr w:rsidR="0020585E" w14:paraId="197F8C4C" w14:textId="77777777" w:rsidTr="00A07020">
        <w:tc>
          <w:tcPr>
            <w:tcW w:w="695" w:type="dxa"/>
            <w:shd w:val="clear" w:color="auto" w:fill="auto"/>
            <w:vAlign w:val="center"/>
          </w:tcPr>
          <w:p w14:paraId="75D9E183" w14:textId="77777777" w:rsidR="0020585E" w:rsidRDefault="0020585E" w:rsidP="00604C6C">
            <w:pPr>
              <w:pStyle w:val="Els-body-text"/>
              <w:jc w:val="right"/>
              <w:rPr>
                <w:lang w:val="en-GB"/>
              </w:rPr>
            </w:pPr>
          </w:p>
        </w:tc>
        <w:tc>
          <w:tcPr>
            <w:tcW w:w="4500" w:type="dxa"/>
            <w:shd w:val="clear" w:color="auto" w:fill="auto"/>
            <w:vAlign w:val="center"/>
          </w:tcPr>
          <w:p w14:paraId="42AD4C96" w14:textId="22BE94A3" w:rsidR="0020585E" w:rsidRDefault="00F0315A" w:rsidP="00C9510D">
            <w:pPr>
              <w:pStyle w:val="Els-body-text"/>
              <w:jc w:val="left"/>
              <w:rPr>
                <w:lang w:val="en-GB"/>
              </w:rPr>
            </w:pPr>
            <w:r w:rsidRPr="00F0315A">
              <w:rPr>
                <w:position w:val="-12"/>
              </w:rPr>
              <w:object w:dxaOrig="1719" w:dyaOrig="340" w14:anchorId="017BB53D">
                <v:shape id="_x0000_i1060" type="#_x0000_t75" style="width:86.25pt;height:14.25pt" o:ole="">
                  <v:imagedata r:id="rId82" o:title=""/>
                </v:shape>
                <o:OLEObject Type="Embed" ProgID="Equation.DSMT4" ShapeID="_x0000_i1060" DrawAspect="Content" ObjectID="_1674658092" r:id="rId83"/>
              </w:object>
            </w:r>
          </w:p>
        </w:tc>
        <w:tc>
          <w:tcPr>
            <w:tcW w:w="1134" w:type="dxa"/>
            <w:shd w:val="clear" w:color="auto" w:fill="auto"/>
            <w:vAlign w:val="center"/>
          </w:tcPr>
          <w:p w14:paraId="0D5FE2D9" w14:textId="7FE70C57" w:rsidR="0020585E" w:rsidRDefault="00F0315A" w:rsidP="00C9510D">
            <w:pPr>
              <w:pStyle w:val="Els-body-text"/>
              <w:jc w:val="left"/>
              <w:rPr>
                <w:lang w:val="en-GB"/>
              </w:rPr>
            </w:pPr>
            <w:r w:rsidRPr="00F0315A">
              <w:rPr>
                <w:position w:val="-10"/>
              </w:rPr>
              <w:object w:dxaOrig="680" w:dyaOrig="279" w14:anchorId="601BC414">
                <v:shape id="_x0000_i1061" type="#_x0000_t75" style="width:36.75pt;height:14.25pt" o:ole="">
                  <v:imagedata r:id="rId84" o:title=""/>
                </v:shape>
                <o:OLEObject Type="Embed" ProgID="Equation.DSMT4" ShapeID="_x0000_i1061" DrawAspect="Content" ObjectID="_1674658093" r:id="rId85"/>
              </w:object>
            </w:r>
          </w:p>
        </w:tc>
        <w:tc>
          <w:tcPr>
            <w:tcW w:w="748" w:type="dxa"/>
            <w:shd w:val="clear" w:color="auto" w:fill="auto"/>
            <w:vAlign w:val="center"/>
          </w:tcPr>
          <w:p w14:paraId="328E55D5" w14:textId="7EF35E4D"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63" w:author="Sandeep Prakash" w:date="2021-02-04T22:12:00Z">
              <w:r w:rsidR="002E365C" w:rsidRPr="002E365C">
                <w:rPr>
                  <w:iCs/>
                  <w:lang w:val="en-GB"/>
                  <w:rPrChange w:id="64" w:author="Sandeep Prakash" w:date="2021-02-04T22:12:00Z">
                    <w:rPr>
                      <w:noProof/>
                      <w:lang w:val="en-GB"/>
                    </w:rPr>
                  </w:rPrChange>
                </w:rPr>
                <w:instrText>2</w:instrText>
              </w:r>
            </w:ins>
            <w:del w:id="65"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e)</w:t>
            </w:r>
          </w:p>
        </w:tc>
      </w:tr>
      <w:tr w:rsidR="0020585E" w14:paraId="0E738939" w14:textId="77777777" w:rsidTr="00A07020">
        <w:tc>
          <w:tcPr>
            <w:tcW w:w="695" w:type="dxa"/>
            <w:shd w:val="clear" w:color="auto" w:fill="auto"/>
            <w:vAlign w:val="center"/>
          </w:tcPr>
          <w:p w14:paraId="4D35F0C3" w14:textId="77777777" w:rsidR="0020585E" w:rsidRDefault="0020585E" w:rsidP="00604C6C">
            <w:pPr>
              <w:pStyle w:val="Els-body-text"/>
              <w:jc w:val="right"/>
              <w:rPr>
                <w:lang w:val="en-GB"/>
              </w:rPr>
            </w:pPr>
          </w:p>
        </w:tc>
        <w:tc>
          <w:tcPr>
            <w:tcW w:w="4500" w:type="dxa"/>
            <w:shd w:val="clear" w:color="auto" w:fill="auto"/>
            <w:vAlign w:val="center"/>
          </w:tcPr>
          <w:p w14:paraId="296248AD" w14:textId="3D1EE694" w:rsidR="0020585E" w:rsidRDefault="00DA75EA" w:rsidP="00C9510D">
            <w:pPr>
              <w:pStyle w:val="Els-body-text"/>
              <w:jc w:val="left"/>
              <w:rPr>
                <w:lang w:val="en-GB"/>
              </w:rPr>
            </w:pPr>
            <w:r w:rsidRPr="00F0315A">
              <w:rPr>
                <w:position w:val="-20"/>
              </w:rPr>
              <w:object w:dxaOrig="2020" w:dyaOrig="499" w14:anchorId="4AF8D198">
                <v:shape id="_x0000_i1062" type="#_x0000_t75" style="width:101.25pt;height:21.75pt" o:ole="">
                  <v:imagedata r:id="rId86" o:title=""/>
                </v:shape>
                <o:OLEObject Type="Embed" ProgID="Equation.DSMT4" ShapeID="_x0000_i1062" DrawAspect="Content" ObjectID="_1674658094" r:id="rId87"/>
              </w:object>
            </w:r>
          </w:p>
        </w:tc>
        <w:tc>
          <w:tcPr>
            <w:tcW w:w="1134" w:type="dxa"/>
            <w:shd w:val="clear" w:color="auto" w:fill="auto"/>
            <w:vAlign w:val="center"/>
          </w:tcPr>
          <w:p w14:paraId="3A8AD48A" w14:textId="1BA60755" w:rsidR="0020585E" w:rsidRDefault="00F0315A" w:rsidP="00C9510D">
            <w:pPr>
              <w:pStyle w:val="Els-body-text"/>
              <w:jc w:val="left"/>
              <w:rPr>
                <w:lang w:val="en-GB"/>
              </w:rPr>
            </w:pPr>
            <w:r w:rsidRPr="00F0315A">
              <w:rPr>
                <w:position w:val="-10"/>
              </w:rPr>
              <w:object w:dxaOrig="680" w:dyaOrig="279" w14:anchorId="2E367F94">
                <v:shape id="_x0000_i1063" type="#_x0000_t75" style="width:36.75pt;height:14.25pt" o:ole="">
                  <v:imagedata r:id="rId88" o:title=""/>
                </v:shape>
                <o:OLEObject Type="Embed" ProgID="Equation.DSMT4" ShapeID="_x0000_i1063" DrawAspect="Content" ObjectID="_1674658095" r:id="rId89"/>
              </w:object>
            </w:r>
          </w:p>
        </w:tc>
        <w:tc>
          <w:tcPr>
            <w:tcW w:w="748" w:type="dxa"/>
            <w:shd w:val="clear" w:color="auto" w:fill="auto"/>
            <w:vAlign w:val="center"/>
          </w:tcPr>
          <w:p w14:paraId="7B0874BE" w14:textId="69FB6256"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66" w:author="Sandeep Prakash" w:date="2021-02-04T22:12:00Z">
              <w:r w:rsidR="002E365C" w:rsidRPr="002E365C">
                <w:rPr>
                  <w:iCs/>
                  <w:lang w:val="en-GB"/>
                  <w:rPrChange w:id="67" w:author="Sandeep Prakash" w:date="2021-02-04T22:12:00Z">
                    <w:rPr>
                      <w:noProof/>
                      <w:lang w:val="en-GB"/>
                    </w:rPr>
                  </w:rPrChange>
                </w:rPr>
                <w:instrText>2</w:instrText>
              </w:r>
            </w:ins>
            <w:del w:id="68"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f)</w:t>
            </w:r>
          </w:p>
        </w:tc>
      </w:tr>
    </w:tbl>
    <w:p w14:paraId="3563D5BD" w14:textId="5E9A5122" w:rsidR="00CB74FE" w:rsidRDefault="0020585E" w:rsidP="00CB74FE">
      <w:pPr>
        <w:pStyle w:val="Els-body-text"/>
        <w:spacing w:before="120" w:after="120"/>
        <w:rPr>
          <w:iCs/>
          <w:lang w:val="en-GB"/>
        </w:rPr>
      </w:pPr>
      <w:r w:rsidRPr="0020585E">
        <w:rPr>
          <w:i/>
          <w:iCs/>
          <w:lang w:val="en-GB"/>
        </w:rPr>
        <w:t>A</w:t>
      </w:r>
      <w:r w:rsidRPr="0020585E">
        <w:rPr>
          <w:i/>
          <w:iCs/>
          <w:vertAlign w:val="subscript"/>
          <w:lang w:val="en-GB"/>
        </w:rPr>
        <w:t>p</w:t>
      </w:r>
      <w:r>
        <w:rPr>
          <w:lang w:val="en-GB"/>
        </w:rPr>
        <w:t xml:space="preserve"> and </w:t>
      </w:r>
      <w:r w:rsidRPr="0020585E">
        <w:rPr>
          <w:i/>
          <w:iCs/>
          <w:lang w:val="en-GB"/>
        </w:rPr>
        <w:t>B</w:t>
      </w:r>
      <w:r w:rsidRPr="0020585E">
        <w:rPr>
          <w:i/>
          <w:iCs/>
          <w:vertAlign w:val="subscript"/>
          <w:lang w:val="en-GB"/>
        </w:rPr>
        <w:t>p</w:t>
      </w:r>
      <w:r>
        <w:rPr>
          <w:lang w:val="en-GB"/>
        </w:rPr>
        <w:t xml:space="preserve"> </w:t>
      </w:r>
      <w:r w:rsidR="008A73EA">
        <w:rPr>
          <w:lang w:val="en-GB"/>
        </w:rPr>
        <w:t xml:space="preserve">are selection matrices used to link a subset of the local variables of partition </w:t>
      </w:r>
      <w:r w:rsidR="008A73EA" w:rsidRPr="008A73EA">
        <w:rPr>
          <w:i/>
          <w:iCs/>
          <w:lang w:val="en-GB"/>
        </w:rPr>
        <w:t>p</w:t>
      </w:r>
      <w:r w:rsidR="008A73EA">
        <w:rPr>
          <w:lang w:val="en-GB"/>
        </w:rPr>
        <w:t xml:space="preserve"> </w:t>
      </w:r>
      <w:r w:rsidR="00AB18DB">
        <w:rPr>
          <w:lang w:val="en-GB"/>
        </w:rPr>
        <w:t xml:space="preserve">to the corresponding sections in the global copy </w:t>
      </w:r>
      <w:r w:rsidR="00451934" w:rsidRPr="00F0315A">
        <w:rPr>
          <w:position w:val="-6"/>
        </w:rPr>
        <w:object w:dxaOrig="180" w:dyaOrig="200" w14:anchorId="52DD68BD">
          <v:shape id="_x0000_i1064" type="#_x0000_t75" style="width:8.25pt;height:8.25pt" o:ole="">
            <v:imagedata r:id="rId90" o:title=""/>
          </v:shape>
          <o:OLEObject Type="Embed" ProgID="Equation.DSMT4" ShapeID="_x0000_i1064" DrawAspect="Content" ObjectID="_1674658096" r:id="rId91"/>
        </w:object>
      </w:r>
      <w:r w:rsidR="00AB18DB">
        <w:rPr>
          <w:lang w:val="en-GB"/>
        </w:rPr>
        <w:t xml:space="preserve">. </w:t>
      </w:r>
      <w:r w:rsidR="00237A49">
        <w:rPr>
          <w:lang w:val="en-GB"/>
        </w:rPr>
        <w:t xml:space="preserve">The objective function terms </w:t>
      </w:r>
      <w:r w:rsidR="00FE7FF5">
        <w:rPr>
          <w:lang w:val="en-GB"/>
        </w:rPr>
        <w:t>in the partition problems are chosen appropriately to add up to the original objective in (</w:t>
      </w:r>
      <w:r w:rsidR="00FE7FF5">
        <w:rPr>
          <w:iCs/>
          <w:lang w:val="en-GB"/>
        </w:rPr>
        <w:fldChar w:fldCharType="begin"/>
      </w:r>
      <w:r w:rsidR="00FE7FF5">
        <w:rPr>
          <w:iCs/>
          <w:lang w:val="en-GB"/>
        </w:rPr>
        <w:instrText xml:space="preserve"> GOTOBUTTON ZEqnNum344799  \* MERGEFORMAT </w:instrText>
      </w:r>
      <w:r w:rsidR="00FE7FF5">
        <w:rPr>
          <w:iCs/>
          <w:lang w:val="en-GB"/>
        </w:rPr>
        <w:fldChar w:fldCharType="begin"/>
      </w:r>
      <w:r w:rsidR="00FE7FF5">
        <w:rPr>
          <w:iCs/>
          <w:lang w:val="en-GB"/>
        </w:rPr>
        <w:instrText xml:space="preserve"> REF ZEqnNum344799 \* Charformat \! \* MERGEFORMAT </w:instrText>
      </w:r>
      <w:r w:rsidR="00FE7FF5">
        <w:rPr>
          <w:iCs/>
          <w:lang w:val="en-GB"/>
        </w:rPr>
        <w:fldChar w:fldCharType="separate"/>
      </w:r>
      <w:ins w:id="69" w:author="Sandeep Prakash" w:date="2021-02-04T22:12:00Z">
        <w:r w:rsidR="002E365C" w:rsidRPr="002E365C">
          <w:rPr>
            <w:iCs/>
            <w:lang w:val="en-GB"/>
            <w:rPrChange w:id="70" w:author="Sandeep Prakash" w:date="2021-02-04T22:12:00Z">
              <w:rPr>
                <w:noProof/>
                <w:lang w:val="en-GB"/>
              </w:rPr>
            </w:rPrChange>
          </w:rPr>
          <w:instrText>1</w:instrText>
        </w:r>
      </w:ins>
      <w:del w:id="71" w:author="Sandeep Prakash" w:date="2021-02-04T22:12:00Z">
        <w:r w:rsidR="004B3AAB" w:rsidRPr="004B3AAB" w:rsidDel="002E365C">
          <w:rPr>
            <w:iCs/>
            <w:lang w:val="en-GB"/>
          </w:rPr>
          <w:delInstrText>1</w:delInstrText>
        </w:r>
      </w:del>
      <w:r w:rsidR="00FE7FF5">
        <w:rPr>
          <w:iCs/>
          <w:lang w:val="en-GB"/>
        </w:rPr>
        <w:fldChar w:fldCharType="end"/>
      </w:r>
      <w:r w:rsidR="00FE7FF5">
        <w:rPr>
          <w:iCs/>
          <w:lang w:val="en-GB"/>
        </w:rPr>
        <w:fldChar w:fldCharType="end"/>
      </w:r>
      <w:r w:rsidR="00FE7FF5">
        <w:rPr>
          <w:lang w:val="en-GB"/>
        </w:rPr>
        <w:t>).</w:t>
      </w:r>
      <w:r w:rsidR="00F43071">
        <w:rPr>
          <w:iCs/>
          <w:lang w:val="en-GB"/>
        </w:rPr>
        <w:t xml:space="preserve"> </w:t>
      </w:r>
    </w:p>
    <w:p w14:paraId="51B7E279" w14:textId="11C08547" w:rsidR="001601EF" w:rsidRPr="00A66DDD" w:rsidRDefault="00A66DDD" w:rsidP="00A66DDD">
      <w:pPr>
        <w:pStyle w:val="Els-2ndorder-head"/>
        <w:spacing w:after="120"/>
        <w:rPr>
          <w:iCs/>
          <w:lang w:val="en-GB"/>
        </w:rPr>
      </w:pPr>
      <w:bookmarkStart w:id="72" w:name="_Ref55393807"/>
      <w:r>
        <w:rPr>
          <w:iCs/>
          <w:lang w:val="en-GB"/>
        </w:rPr>
        <w:t xml:space="preserve">Applying ADMM to get a </w:t>
      </w:r>
      <w:r w:rsidR="00B9070C">
        <w:rPr>
          <w:iCs/>
          <w:lang w:val="en-GB"/>
        </w:rPr>
        <w:t>d</w:t>
      </w:r>
      <w:r>
        <w:rPr>
          <w:iCs/>
          <w:lang w:val="en-GB"/>
        </w:rPr>
        <w:t>istributed algorithm</w:t>
      </w:r>
      <w:bookmarkEnd w:id="72"/>
      <w:r w:rsidR="001601EF" w:rsidRPr="00A66DDD">
        <w:rPr>
          <w:iCs/>
          <w:lang w:val="en-GB"/>
        </w:rPr>
        <w:t xml:space="preserve">  </w:t>
      </w:r>
    </w:p>
    <w:p w14:paraId="795F0A7B" w14:textId="2A2997E5" w:rsidR="00503E9F" w:rsidRDefault="00B9070C" w:rsidP="004F356C">
      <w:pPr>
        <w:pStyle w:val="Els-body-text"/>
        <w:spacing w:after="120"/>
        <w:rPr>
          <w:ins w:id="73" w:author="Sandeep Prakash" w:date="2021-02-04T20:39:00Z"/>
          <w:iCs/>
          <w:lang w:val="en-GB"/>
        </w:rPr>
      </w:pPr>
      <w:r>
        <w:rPr>
          <w:lang w:val="en-GB"/>
        </w:rPr>
        <w:t>The i</w:t>
      </w:r>
      <w:r w:rsidR="0048614C">
        <w:rPr>
          <w:lang w:val="en-GB"/>
        </w:rPr>
        <w:t xml:space="preserve">ndividual partition problems </w:t>
      </w:r>
      <w:r w:rsidR="00397FEB">
        <w:rPr>
          <w:lang w:val="en-GB"/>
        </w:rPr>
        <w:t>in (</w:t>
      </w:r>
      <w:r w:rsidR="00397FEB">
        <w:rPr>
          <w:iCs/>
          <w:lang w:val="en-GB"/>
        </w:rPr>
        <w:fldChar w:fldCharType="begin"/>
      </w:r>
      <w:r w:rsidR="00397FEB">
        <w:rPr>
          <w:iCs/>
          <w:lang w:val="en-GB"/>
        </w:rPr>
        <w:instrText xml:space="preserve"> GOTOBUTTON ZEqnNum561463  \* MERGEFORMAT </w:instrText>
      </w:r>
      <w:r w:rsidR="00397FEB">
        <w:rPr>
          <w:iCs/>
          <w:lang w:val="en-GB"/>
        </w:rPr>
        <w:fldChar w:fldCharType="begin"/>
      </w:r>
      <w:r w:rsidR="00397FEB">
        <w:rPr>
          <w:iCs/>
          <w:lang w:val="en-GB"/>
        </w:rPr>
        <w:instrText xml:space="preserve"> REF ZEqnNum561463 \* Charformat \! \* MERGEFORMAT </w:instrText>
      </w:r>
      <w:r w:rsidR="00397FEB">
        <w:rPr>
          <w:iCs/>
          <w:lang w:val="en-GB"/>
        </w:rPr>
        <w:fldChar w:fldCharType="separate"/>
      </w:r>
      <w:ins w:id="74" w:author="Sandeep Prakash" w:date="2021-02-04T22:12:00Z">
        <w:r w:rsidR="002E365C" w:rsidRPr="002E365C">
          <w:rPr>
            <w:iCs/>
            <w:lang w:val="en-GB"/>
            <w:rPrChange w:id="75" w:author="Sandeep Prakash" w:date="2021-02-04T22:12:00Z">
              <w:rPr>
                <w:noProof/>
                <w:lang w:val="en-GB"/>
              </w:rPr>
            </w:rPrChange>
          </w:rPr>
          <w:instrText>2</w:instrText>
        </w:r>
      </w:ins>
      <w:del w:id="76" w:author="Sandeep Prakash" w:date="2021-02-04T22:12:00Z">
        <w:r w:rsidR="004B3AAB" w:rsidRPr="004B3AAB" w:rsidDel="002E365C">
          <w:rPr>
            <w:iCs/>
            <w:lang w:val="en-GB"/>
          </w:rPr>
          <w:delInstrText>2</w:delInstrText>
        </w:r>
      </w:del>
      <w:r w:rsidR="00397FEB">
        <w:rPr>
          <w:iCs/>
          <w:lang w:val="en-GB"/>
        </w:rPr>
        <w:fldChar w:fldCharType="end"/>
      </w:r>
      <w:r w:rsidR="00397FEB">
        <w:rPr>
          <w:iCs/>
          <w:lang w:val="en-GB"/>
        </w:rPr>
        <w:fldChar w:fldCharType="end"/>
      </w:r>
      <w:r w:rsidR="00397FEB">
        <w:rPr>
          <w:lang w:val="en-GB"/>
        </w:rPr>
        <w:t xml:space="preserve">) </w:t>
      </w:r>
      <w:r w:rsidR="0048614C">
        <w:rPr>
          <w:lang w:val="en-GB"/>
        </w:rPr>
        <w:t xml:space="preserve">are not trivially </w:t>
      </w:r>
      <w:r w:rsidR="00691AE9">
        <w:rPr>
          <w:lang w:val="en-GB"/>
        </w:rPr>
        <w:t>separable</w:t>
      </w:r>
      <w:r w:rsidR="0048614C">
        <w:rPr>
          <w:lang w:val="en-GB"/>
        </w:rPr>
        <w:t xml:space="preserve"> </w:t>
      </w:r>
      <w:r w:rsidR="008A50C4">
        <w:rPr>
          <w:lang w:val="en-GB"/>
        </w:rPr>
        <w:t xml:space="preserve">due to </w:t>
      </w:r>
      <w:r w:rsidR="00CF343E">
        <w:rPr>
          <w:lang w:val="en-GB"/>
        </w:rPr>
        <w:t xml:space="preserve">the </w:t>
      </w:r>
      <w:r w:rsidR="008A50C4">
        <w:rPr>
          <w:lang w:val="en-GB"/>
        </w:rPr>
        <w:t>presence of constraint</w:t>
      </w:r>
      <w:r w:rsidR="0061565C">
        <w:rPr>
          <w:lang w:val="en-GB"/>
        </w:rPr>
        <w:t xml:space="preserve">s </w:t>
      </w:r>
      <w:r w:rsidR="00691AE9">
        <w:rPr>
          <w:iCs/>
          <w:lang w:val="en-GB"/>
        </w:rPr>
        <w:t xml:space="preserve">that enforce the consensus condition. We can solve </w:t>
      </w:r>
      <w:r w:rsidR="00DB213F">
        <w:rPr>
          <w:iCs/>
          <w:lang w:val="en-GB"/>
        </w:rPr>
        <w:t xml:space="preserve">this </w:t>
      </w:r>
      <w:r w:rsidR="00691AE9">
        <w:rPr>
          <w:iCs/>
          <w:lang w:val="en-GB"/>
        </w:rPr>
        <w:t>problem</w:t>
      </w:r>
      <w:r w:rsidR="00DB213F">
        <w:rPr>
          <w:iCs/>
          <w:lang w:val="en-GB"/>
        </w:rPr>
        <w:t xml:space="preserve"> </w:t>
      </w:r>
      <w:r w:rsidR="00197DED">
        <w:rPr>
          <w:iCs/>
          <w:lang w:val="en-GB"/>
        </w:rPr>
        <w:t xml:space="preserve">in a distributed approach using ADMM as described below. </w:t>
      </w:r>
      <w:ins w:id="77" w:author="Sandeep Prakash" w:date="2021-02-04T20:33:00Z">
        <w:r w:rsidR="00431E43">
          <w:rPr>
            <w:iCs/>
            <w:lang w:val="en-GB"/>
          </w:rPr>
          <w:t>The</w:t>
        </w:r>
        <w:r w:rsidR="00892F93">
          <w:rPr>
            <w:iCs/>
            <w:lang w:val="en-GB"/>
          </w:rPr>
          <w:t xml:space="preserve"> </w:t>
        </w:r>
        <w:r w:rsidR="00431E43">
          <w:rPr>
            <w:iCs/>
            <w:lang w:val="en-GB"/>
          </w:rPr>
          <w:t xml:space="preserve"> </w:t>
        </w:r>
      </w:ins>
      <w:ins w:id="78" w:author="Sandeep Prakash" w:date="2021-02-04T20:36:00Z">
        <w:r w:rsidR="00AA7307">
          <w:rPr>
            <w:iCs/>
            <w:lang w:val="en-GB"/>
          </w:rPr>
          <w:t xml:space="preserve">primal residual </w:t>
        </w:r>
      </w:ins>
      <w:ins w:id="79" w:author="Sandeep Prakash" w:date="2021-02-04T20:37:00Z">
        <w:r w:rsidR="00A83534">
          <w:rPr>
            <w:iCs/>
            <w:lang w:val="en-GB"/>
          </w:rPr>
          <w:t>of the constraints (</w:t>
        </w:r>
        <w:r w:rsidR="00A83534">
          <w:rPr>
            <w:iCs/>
            <w:lang w:val="en-GB"/>
          </w:rPr>
          <w:fldChar w:fldCharType="begin"/>
        </w:r>
        <w:r w:rsidR="00A83534">
          <w:rPr>
            <w:iCs/>
            <w:lang w:val="en-GB"/>
          </w:rPr>
          <w:instrText xml:space="preserve"> GOTOBUTTON ZEqnNum561463  \* MERGEFORMAT </w:instrText>
        </w:r>
        <w:r w:rsidR="00A83534">
          <w:rPr>
            <w:iCs/>
            <w:lang w:val="en-GB"/>
          </w:rPr>
          <w:fldChar w:fldCharType="begin"/>
        </w:r>
        <w:r w:rsidR="00A83534">
          <w:rPr>
            <w:iCs/>
            <w:lang w:val="en-GB"/>
          </w:rPr>
          <w:instrText xml:space="preserve"> REF ZEqnNum561463 \* Charformat \! \* MERGEFORMAT </w:instrText>
        </w:r>
        <w:r w:rsidR="00A83534">
          <w:rPr>
            <w:iCs/>
            <w:lang w:val="en-GB"/>
          </w:rPr>
          <w:fldChar w:fldCharType="separate"/>
        </w:r>
      </w:ins>
      <w:ins w:id="80" w:author="Sandeep Prakash" w:date="2021-02-04T22:12:00Z">
        <w:r w:rsidR="002E365C" w:rsidRPr="002E365C">
          <w:rPr>
            <w:iCs/>
            <w:lang w:val="en-GB"/>
            <w:rPrChange w:id="81" w:author="Sandeep Prakash" w:date="2021-02-04T22:12:00Z">
              <w:rPr>
                <w:noProof/>
                <w:lang w:val="en-GB"/>
              </w:rPr>
            </w:rPrChange>
          </w:rPr>
          <w:instrText>2</w:instrText>
        </w:r>
      </w:ins>
      <w:ins w:id="82" w:author="Sandeep Prakash" w:date="2021-02-04T20:37:00Z">
        <w:r w:rsidR="00A83534">
          <w:rPr>
            <w:iCs/>
            <w:lang w:val="en-GB"/>
          </w:rPr>
          <w:fldChar w:fldCharType="end"/>
        </w:r>
        <w:r w:rsidR="00A83534">
          <w:rPr>
            <w:iCs/>
            <w:lang w:val="en-GB"/>
          </w:rPr>
          <w:fldChar w:fldCharType="end"/>
        </w:r>
        <w:r w:rsidR="00A83534">
          <w:rPr>
            <w:iCs/>
            <w:lang w:val="en-GB"/>
          </w:rPr>
          <w:t>d) and (</w:t>
        </w:r>
        <w:r w:rsidR="00A83534">
          <w:rPr>
            <w:iCs/>
            <w:lang w:val="en-GB"/>
          </w:rPr>
          <w:fldChar w:fldCharType="begin"/>
        </w:r>
        <w:r w:rsidR="00A83534">
          <w:rPr>
            <w:iCs/>
            <w:lang w:val="en-GB"/>
          </w:rPr>
          <w:instrText xml:space="preserve"> GOTOBUTTON ZEqnNum561463  \* MERGEFORMAT </w:instrText>
        </w:r>
        <w:r w:rsidR="00A83534">
          <w:rPr>
            <w:iCs/>
            <w:lang w:val="en-GB"/>
          </w:rPr>
          <w:fldChar w:fldCharType="begin"/>
        </w:r>
        <w:r w:rsidR="00A83534">
          <w:rPr>
            <w:iCs/>
            <w:lang w:val="en-GB"/>
          </w:rPr>
          <w:instrText xml:space="preserve"> REF ZEqnNum561463 \* Charformat \! \* MERGEFORMAT </w:instrText>
        </w:r>
        <w:r w:rsidR="00A83534">
          <w:rPr>
            <w:iCs/>
            <w:lang w:val="en-GB"/>
          </w:rPr>
          <w:fldChar w:fldCharType="separate"/>
        </w:r>
      </w:ins>
      <w:ins w:id="83" w:author="Sandeep Prakash" w:date="2021-02-04T22:12:00Z">
        <w:r w:rsidR="002E365C" w:rsidRPr="002E365C">
          <w:rPr>
            <w:iCs/>
            <w:lang w:val="en-GB"/>
            <w:rPrChange w:id="84" w:author="Sandeep Prakash" w:date="2021-02-04T22:12:00Z">
              <w:rPr>
                <w:noProof/>
                <w:lang w:val="en-GB"/>
              </w:rPr>
            </w:rPrChange>
          </w:rPr>
          <w:instrText>2</w:instrText>
        </w:r>
      </w:ins>
      <w:ins w:id="85" w:author="Sandeep Prakash" w:date="2021-02-04T20:37:00Z">
        <w:r w:rsidR="00A83534">
          <w:rPr>
            <w:iCs/>
            <w:lang w:val="en-GB"/>
          </w:rPr>
          <w:fldChar w:fldCharType="end"/>
        </w:r>
        <w:r w:rsidR="00A83534">
          <w:rPr>
            <w:iCs/>
            <w:lang w:val="en-GB"/>
          </w:rPr>
          <w:fldChar w:fldCharType="end"/>
        </w:r>
        <w:r w:rsidR="00A83534">
          <w:rPr>
            <w:iCs/>
            <w:lang w:val="en-GB"/>
          </w:rPr>
          <w:t>e) can be d</w:t>
        </w:r>
      </w:ins>
      <w:ins w:id="86" w:author="Sandeep Prakash" w:date="2021-02-04T20:38:00Z">
        <w:r w:rsidR="00A83534">
          <w:rPr>
            <w:iCs/>
            <w:lang w:val="en-GB"/>
          </w:rPr>
          <w:t>enoted using the vector</w:t>
        </w:r>
      </w:ins>
      <w:ins w:id="87" w:author="Sandeep Prakash" w:date="2021-02-04T20:42:00Z">
        <w:r w:rsidR="00B5331A">
          <w:rPr>
            <w:iCs/>
            <w:lang w:val="en-GB"/>
          </w:rPr>
          <w:t xml:space="preserve"> </w:t>
        </w:r>
      </w:ins>
      <w:ins w:id="88" w:author="Sandeep Prakash" w:date="2021-02-04T20:42:00Z">
        <w:r w:rsidR="00B103AA" w:rsidRPr="001C3AB0">
          <w:rPr>
            <w:iCs/>
            <w:position w:val="-12"/>
            <w:lang w:val="en-GB"/>
          </w:rPr>
          <w:object w:dxaOrig="220" w:dyaOrig="320" w14:anchorId="7B36E22F">
            <v:shape id="_x0000_i1065" type="#_x0000_t75" style="width:10.5pt;height:15.75pt" o:ole="">
              <v:imagedata r:id="rId92" o:title=""/>
            </v:shape>
            <o:OLEObject Type="Embed" ProgID="Equation.DSMT4" ShapeID="_x0000_i1065" DrawAspect="Content" ObjectID="_1674658097" r:id="rId93"/>
          </w:object>
        </w:r>
      </w:ins>
      <w:ins w:id="89" w:author="Sandeep Prakash" w:date="2021-02-04T20:39:00Z">
        <w:r w:rsidR="00503E9F">
          <w:rPr>
            <w:iCs/>
            <w:lang w:val="en-GB"/>
          </w:rPr>
          <w:t xml:space="preserve"> as,</w:t>
        </w:r>
      </w:ins>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90" w:author="Sandeep Prakash" w:date="2021-02-04T20:42:00Z">
          <w:tblPr>
            <w:tblStyle w:val="TableGrid"/>
            <w:tblW w:w="0" w:type="auto"/>
            <w:tblLook w:val="04A0" w:firstRow="1" w:lastRow="0" w:firstColumn="1" w:lastColumn="0" w:noHBand="0" w:noVBand="1"/>
          </w:tblPr>
        </w:tblPrChange>
      </w:tblPr>
      <w:tblGrid>
        <w:gridCol w:w="279"/>
        <w:gridCol w:w="4961"/>
        <w:gridCol w:w="1418"/>
        <w:gridCol w:w="419"/>
        <w:tblGridChange w:id="91">
          <w:tblGrid>
            <w:gridCol w:w="1327"/>
            <w:gridCol w:w="3096"/>
            <w:gridCol w:w="1327"/>
            <w:gridCol w:w="1327"/>
          </w:tblGrid>
        </w:tblGridChange>
      </w:tblGrid>
      <w:tr w:rsidR="00503E9F" w14:paraId="59994AFD" w14:textId="77777777" w:rsidTr="00B103AA">
        <w:trPr>
          <w:ins w:id="92" w:author="Sandeep Prakash" w:date="2021-02-04T20:39:00Z"/>
        </w:trPr>
        <w:tc>
          <w:tcPr>
            <w:tcW w:w="279" w:type="dxa"/>
            <w:vAlign w:val="center"/>
            <w:tcPrChange w:id="93" w:author="Sandeep Prakash" w:date="2021-02-04T20:42:00Z">
              <w:tcPr>
                <w:tcW w:w="1769" w:type="dxa"/>
              </w:tcPr>
            </w:tcPrChange>
          </w:tcPr>
          <w:p w14:paraId="167C45D4" w14:textId="77777777" w:rsidR="00503E9F" w:rsidRDefault="00503E9F">
            <w:pPr>
              <w:pStyle w:val="Els-body-text"/>
              <w:spacing w:after="120"/>
              <w:jc w:val="left"/>
              <w:rPr>
                <w:ins w:id="94" w:author="Sandeep Prakash" w:date="2021-02-04T20:39:00Z"/>
                <w:iCs/>
                <w:lang w:val="en-GB"/>
              </w:rPr>
              <w:pPrChange w:id="95" w:author="Sandeep Prakash" w:date="2021-02-04T20:41:00Z">
                <w:pPr>
                  <w:pStyle w:val="Els-body-text"/>
                  <w:spacing w:after="120"/>
                </w:pPr>
              </w:pPrChange>
            </w:pPr>
          </w:p>
        </w:tc>
        <w:tc>
          <w:tcPr>
            <w:tcW w:w="4961" w:type="dxa"/>
            <w:vAlign w:val="center"/>
            <w:tcPrChange w:id="96" w:author="Sandeep Prakash" w:date="2021-02-04T20:42:00Z">
              <w:tcPr>
                <w:tcW w:w="1769" w:type="dxa"/>
              </w:tcPr>
            </w:tcPrChange>
          </w:tcPr>
          <w:p w14:paraId="388F9B2D" w14:textId="5F29607E" w:rsidR="00503E9F" w:rsidRDefault="00996B63">
            <w:pPr>
              <w:pStyle w:val="Els-body-text"/>
              <w:spacing w:after="120"/>
              <w:jc w:val="left"/>
              <w:rPr>
                <w:ins w:id="97" w:author="Sandeep Prakash" w:date="2021-02-04T20:39:00Z"/>
                <w:iCs/>
                <w:lang w:val="en-GB"/>
              </w:rPr>
              <w:pPrChange w:id="98" w:author="Sandeep Prakash" w:date="2021-02-04T20:41:00Z">
                <w:pPr>
                  <w:pStyle w:val="Els-body-text"/>
                  <w:spacing w:after="120"/>
                </w:pPr>
              </w:pPrChange>
            </w:pPr>
            <w:ins w:id="99" w:author="Sandeep Prakash" w:date="2021-02-04T20:39:00Z">
              <w:r w:rsidRPr="001C3AB0">
                <w:rPr>
                  <w:position w:val="-30"/>
                </w:rPr>
                <w:object w:dxaOrig="1980" w:dyaOrig="700" w14:anchorId="1E8F5E09">
                  <v:shape id="_x0000_i1066" type="#_x0000_t75" style="width:101.25pt;height:33.75pt" o:ole="">
                    <v:imagedata r:id="rId94" o:title=""/>
                  </v:shape>
                  <o:OLEObject Type="Embed" ProgID="Equation.DSMT4" ShapeID="_x0000_i1066" DrawAspect="Content" ObjectID="_1674658098" r:id="rId95"/>
                </w:object>
              </w:r>
            </w:ins>
          </w:p>
        </w:tc>
        <w:tc>
          <w:tcPr>
            <w:tcW w:w="1418" w:type="dxa"/>
            <w:vAlign w:val="center"/>
            <w:tcPrChange w:id="100" w:author="Sandeep Prakash" w:date="2021-02-04T20:42:00Z">
              <w:tcPr>
                <w:tcW w:w="1769" w:type="dxa"/>
              </w:tcPr>
            </w:tcPrChange>
          </w:tcPr>
          <w:p w14:paraId="7840D9EC" w14:textId="16BA3D4B" w:rsidR="00503E9F" w:rsidRDefault="0059440F">
            <w:pPr>
              <w:pStyle w:val="Els-body-text"/>
              <w:spacing w:after="120"/>
              <w:jc w:val="left"/>
              <w:rPr>
                <w:ins w:id="101" w:author="Sandeep Prakash" w:date="2021-02-04T20:39:00Z"/>
                <w:iCs/>
                <w:lang w:val="en-GB"/>
              </w:rPr>
              <w:pPrChange w:id="102" w:author="Sandeep Prakash" w:date="2021-02-04T20:41:00Z">
                <w:pPr>
                  <w:pStyle w:val="Els-body-text"/>
                  <w:spacing w:after="120"/>
                </w:pPr>
              </w:pPrChange>
            </w:pPr>
            <w:ins w:id="103" w:author="Sandeep Prakash" w:date="2021-02-04T21:05:00Z">
              <w:r w:rsidRPr="00F0315A">
                <w:rPr>
                  <w:position w:val="-10"/>
                </w:rPr>
                <w:object w:dxaOrig="680" w:dyaOrig="279" w14:anchorId="55CF8F53">
                  <v:shape id="_x0000_i1067" type="#_x0000_t75" style="width:36.75pt;height:14.25pt" o:ole="">
                    <v:imagedata r:id="rId96" o:title=""/>
                  </v:shape>
                  <o:OLEObject Type="Embed" ProgID="Equation.DSMT4" ShapeID="_x0000_i1067" DrawAspect="Content" ObjectID="_1674658099" r:id="rId97"/>
                </w:object>
              </w:r>
            </w:ins>
          </w:p>
        </w:tc>
        <w:tc>
          <w:tcPr>
            <w:tcW w:w="419" w:type="dxa"/>
            <w:vAlign w:val="center"/>
            <w:tcPrChange w:id="104" w:author="Sandeep Prakash" w:date="2021-02-04T20:42:00Z">
              <w:tcPr>
                <w:tcW w:w="1769" w:type="dxa"/>
              </w:tcPr>
            </w:tcPrChange>
          </w:tcPr>
          <w:p w14:paraId="6AF524FF" w14:textId="77777777" w:rsidR="00503E9F" w:rsidRDefault="00503E9F">
            <w:pPr>
              <w:pStyle w:val="Els-body-text"/>
              <w:spacing w:after="120"/>
              <w:jc w:val="left"/>
              <w:rPr>
                <w:ins w:id="105" w:author="Sandeep Prakash" w:date="2021-02-04T20:39:00Z"/>
                <w:iCs/>
                <w:lang w:val="en-GB"/>
              </w:rPr>
              <w:pPrChange w:id="106" w:author="Sandeep Prakash" w:date="2021-02-04T20:41:00Z">
                <w:pPr>
                  <w:pStyle w:val="Els-body-text"/>
                  <w:spacing w:after="120"/>
                </w:pPr>
              </w:pPrChange>
            </w:pPr>
          </w:p>
        </w:tc>
      </w:tr>
    </w:tbl>
    <w:p w14:paraId="5C875E2A" w14:textId="69DC55DD" w:rsidR="00292A67" w:rsidRDefault="00BA5BDF" w:rsidP="004F356C">
      <w:pPr>
        <w:pStyle w:val="Els-body-text"/>
        <w:spacing w:after="120"/>
        <w:rPr>
          <w:iCs/>
          <w:lang w:val="en-GB"/>
        </w:rPr>
      </w:pPr>
      <w:r>
        <w:rPr>
          <w:iCs/>
          <w:lang w:val="en-GB"/>
        </w:rPr>
        <w:t xml:space="preserve">The </w:t>
      </w:r>
      <w:ins w:id="107" w:author="Sandeep Prakash" w:date="2021-02-12T17:41:00Z">
        <w:r w:rsidR="00613302">
          <w:rPr>
            <w:iCs/>
            <w:lang w:val="en-GB"/>
          </w:rPr>
          <w:t xml:space="preserve">partial </w:t>
        </w:r>
      </w:ins>
      <w:r>
        <w:rPr>
          <w:iCs/>
          <w:lang w:val="en-GB"/>
        </w:rPr>
        <w:t>augmented Lagrangian (AL) function of (</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ins w:id="108" w:author="Sandeep Prakash" w:date="2021-02-04T22:12:00Z">
        <w:r w:rsidR="002E365C" w:rsidRPr="002E365C">
          <w:rPr>
            <w:iCs/>
            <w:lang w:val="en-GB"/>
            <w:rPrChange w:id="109" w:author="Sandeep Prakash" w:date="2021-02-04T22:12:00Z">
              <w:rPr>
                <w:noProof/>
                <w:lang w:val="en-GB"/>
              </w:rPr>
            </w:rPrChange>
          </w:rPr>
          <w:instrText>2</w:instrText>
        </w:r>
      </w:ins>
      <w:del w:id="110" w:author="Sandeep Prakash" w:date="2021-02-04T22:12:00Z">
        <w:r w:rsidR="004B3AAB" w:rsidRPr="004B3AAB" w:rsidDel="002E365C">
          <w:rPr>
            <w:iCs/>
            <w:lang w:val="en-GB"/>
          </w:rPr>
          <w:delInstrText>2</w:delInstrText>
        </w:r>
      </w:del>
      <w:r>
        <w:rPr>
          <w:iCs/>
          <w:lang w:val="en-GB"/>
        </w:rPr>
        <w:fldChar w:fldCharType="end"/>
      </w:r>
      <w:r>
        <w:rPr>
          <w:iCs/>
          <w:lang w:val="en-GB"/>
        </w:rPr>
        <w:fldChar w:fldCharType="end"/>
      </w:r>
      <w:r>
        <w:rPr>
          <w:iCs/>
          <w:lang w:val="en-GB"/>
        </w:rPr>
        <w:t xml:space="preserve">) can be formed by </w:t>
      </w:r>
      <w:del w:id="111" w:author="Sandeep Prakash" w:date="2021-02-04T20:43:00Z">
        <w:r w:rsidDel="00FA553F">
          <w:rPr>
            <w:iCs/>
            <w:lang w:val="en-GB"/>
          </w:rPr>
          <w:delText>taking</w:delText>
        </w:r>
        <w:r w:rsidDel="00A556D3">
          <w:rPr>
            <w:iCs/>
            <w:lang w:val="en-GB"/>
          </w:rPr>
          <w:delText xml:space="preserve"> the </w:delText>
        </w:r>
        <w:r w:rsidR="003617EE" w:rsidDel="00A556D3">
          <w:rPr>
            <w:iCs/>
            <w:lang w:val="en-GB"/>
          </w:rPr>
          <w:delText>constraints (</w:delText>
        </w:r>
        <w:r w:rsidR="003617EE" w:rsidDel="00A556D3">
          <w:rPr>
            <w:iCs/>
            <w:lang w:val="en-GB"/>
          </w:rPr>
          <w:fldChar w:fldCharType="begin"/>
        </w:r>
        <w:r w:rsidR="003617EE" w:rsidRPr="00FA553F" w:rsidDel="00A556D3">
          <w:rPr>
            <w:iCs/>
            <w:lang w:val="en-GB"/>
          </w:rPr>
          <w:delInstrText xml:space="preserve"> GOTOBUTTON ZEqnNum561463  \* MERGEFORMAT </w:delInstrText>
        </w:r>
        <w:r w:rsidR="003617EE" w:rsidRPr="00FA553F" w:rsidDel="00A556D3">
          <w:rPr>
            <w:iCs/>
            <w:lang w:val="en-GB"/>
            <w:rPrChange w:id="112" w:author="Sandeep Prakash" w:date="2021-02-04T20:43:00Z">
              <w:rPr>
                <w:iCs/>
                <w:lang w:val="en-GB"/>
              </w:rPr>
            </w:rPrChange>
          </w:rPr>
          <w:fldChar w:fldCharType="begin"/>
        </w:r>
        <w:r w:rsidR="003617EE" w:rsidRPr="00FA553F" w:rsidDel="00A556D3">
          <w:rPr>
            <w:iCs/>
            <w:lang w:val="en-GB"/>
          </w:rPr>
          <w:delInstrText xml:space="preserve"> REF ZEqnNum561463 \* Charformat \! \* MERGEFORMAT </w:delInstrText>
        </w:r>
        <w:r w:rsidR="003617EE" w:rsidRPr="00FA553F" w:rsidDel="00A556D3">
          <w:rPr>
            <w:iCs/>
            <w:lang w:val="en-GB"/>
            <w:rPrChange w:id="113" w:author="Sandeep Prakash" w:date="2021-02-04T20:43:00Z">
              <w:rPr>
                <w:iCs/>
                <w:lang w:val="en-GB"/>
              </w:rPr>
            </w:rPrChange>
          </w:rPr>
          <w:fldChar w:fldCharType="separate"/>
        </w:r>
        <w:r w:rsidR="004B3AAB" w:rsidRPr="00FA553F" w:rsidDel="00A556D3">
          <w:rPr>
            <w:iCs/>
            <w:lang w:val="en-GB"/>
          </w:rPr>
          <w:delInstrText>2</w:delInstrText>
        </w:r>
        <w:r w:rsidR="003617EE" w:rsidRPr="00FA553F" w:rsidDel="00A556D3">
          <w:rPr>
            <w:iCs/>
            <w:lang w:val="en-GB"/>
            <w:rPrChange w:id="114" w:author="Sandeep Prakash" w:date="2021-02-04T20:43:00Z">
              <w:rPr>
                <w:iCs/>
                <w:lang w:val="en-GB"/>
              </w:rPr>
            </w:rPrChange>
          </w:rPr>
          <w:fldChar w:fldCharType="end"/>
        </w:r>
        <w:r w:rsidR="003617EE" w:rsidDel="00A556D3">
          <w:rPr>
            <w:iCs/>
            <w:lang w:val="en-GB"/>
          </w:rPr>
          <w:fldChar w:fldCharType="end"/>
        </w:r>
        <w:r w:rsidR="003617EE" w:rsidDel="00A556D3">
          <w:rPr>
            <w:iCs/>
            <w:lang w:val="en-GB"/>
          </w:rPr>
          <w:delText>d) and (</w:delText>
        </w:r>
        <w:r w:rsidR="003617EE" w:rsidDel="00A556D3">
          <w:rPr>
            <w:iCs/>
            <w:lang w:val="en-GB"/>
          </w:rPr>
          <w:fldChar w:fldCharType="begin"/>
        </w:r>
        <w:r w:rsidR="003617EE" w:rsidDel="00A556D3">
          <w:rPr>
            <w:iCs/>
            <w:lang w:val="en-GB"/>
          </w:rPr>
          <w:delInstrText xml:space="preserve"> GOTOBUTTON ZEqnNum561463  \* MERGEFORMAT </w:delInstrText>
        </w:r>
        <w:r w:rsidR="003617EE" w:rsidDel="00A556D3">
          <w:rPr>
            <w:iCs/>
            <w:lang w:val="en-GB"/>
          </w:rPr>
          <w:fldChar w:fldCharType="begin"/>
        </w:r>
        <w:r w:rsidR="003617EE" w:rsidDel="00A556D3">
          <w:rPr>
            <w:iCs/>
            <w:lang w:val="en-GB"/>
          </w:rPr>
          <w:delInstrText xml:space="preserve"> REF ZEqnNum561463 \* Charformat \! \* MERGEFORMAT </w:delInstrText>
        </w:r>
        <w:r w:rsidR="003617EE" w:rsidDel="00A556D3">
          <w:rPr>
            <w:iCs/>
            <w:lang w:val="en-GB"/>
          </w:rPr>
          <w:fldChar w:fldCharType="separate"/>
        </w:r>
        <w:r w:rsidR="004B3AAB" w:rsidRPr="004B3AAB" w:rsidDel="00A556D3">
          <w:rPr>
            <w:iCs/>
            <w:lang w:val="en-GB"/>
          </w:rPr>
          <w:delInstrText>2</w:delInstrText>
        </w:r>
        <w:r w:rsidR="003617EE" w:rsidDel="00A556D3">
          <w:rPr>
            <w:iCs/>
            <w:lang w:val="en-GB"/>
          </w:rPr>
          <w:fldChar w:fldCharType="end"/>
        </w:r>
        <w:r w:rsidR="003617EE" w:rsidDel="00A556D3">
          <w:rPr>
            <w:iCs/>
            <w:lang w:val="en-GB"/>
          </w:rPr>
          <w:fldChar w:fldCharType="end"/>
        </w:r>
        <w:r w:rsidR="003617EE" w:rsidDel="00A556D3">
          <w:rPr>
            <w:iCs/>
            <w:lang w:val="en-GB"/>
          </w:rPr>
          <w:delText>e)</w:delText>
        </w:r>
        <w:r w:rsidR="003617EE" w:rsidDel="00FA553F">
          <w:rPr>
            <w:iCs/>
            <w:lang w:val="en-GB"/>
          </w:rPr>
          <w:delText xml:space="preserve"> </w:delText>
        </w:r>
      </w:del>
      <w:ins w:id="115" w:author="Sandeep Prakash" w:date="2021-02-04T20:45:00Z">
        <w:r w:rsidR="004D1B46">
          <w:rPr>
            <w:iCs/>
            <w:lang w:val="en-GB"/>
          </w:rPr>
          <w:t>relaxing th</w:t>
        </w:r>
      </w:ins>
      <w:ins w:id="116" w:author="Sandeep Prakash" w:date="2021-02-09T14:05:00Z">
        <w:r w:rsidR="00C63755">
          <w:rPr>
            <w:iCs/>
            <w:lang w:val="en-GB"/>
          </w:rPr>
          <w:t>ese</w:t>
        </w:r>
      </w:ins>
      <w:ins w:id="117" w:author="Sandeep Prakash" w:date="2021-02-04T20:46:00Z">
        <w:r w:rsidR="00E76B7C">
          <w:rPr>
            <w:iCs/>
            <w:lang w:val="en-GB"/>
          </w:rPr>
          <w:t xml:space="preserve"> constraints </w:t>
        </w:r>
      </w:ins>
      <w:ins w:id="118" w:author="Sandeep Prakash" w:date="2021-02-04T20:47:00Z">
        <w:r w:rsidR="00566D6C">
          <w:rPr>
            <w:iCs/>
            <w:lang w:val="en-GB"/>
          </w:rPr>
          <w:t xml:space="preserve">and </w:t>
        </w:r>
      </w:ins>
      <w:ins w:id="119" w:author="Sandeep Prakash" w:date="2021-02-04T20:45:00Z">
        <w:r w:rsidR="007A6D06">
          <w:rPr>
            <w:iCs/>
            <w:lang w:val="en-GB"/>
          </w:rPr>
          <w:t xml:space="preserve">adding </w:t>
        </w:r>
      </w:ins>
      <w:ins w:id="120" w:author="Sandeep Prakash" w:date="2021-02-04T20:47:00Z">
        <w:r w:rsidR="00566D6C">
          <w:rPr>
            <w:iCs/>
            <w:lang w:val="en-GB"/>
          </w:rPr>
          <w:t xml:space="preserve">it </w:t>
        </w:r>
      </w:ins>
      <w:r w:rsidR="003617EE">
        <w:rPr>
          <w:iCs/>
          <w:lang w:val="en-GB"/>
        </w:rPr>
        <w:t>to the objective as</w:t>
      </w:r>
      <w:r w:rsidR="00292A67">
        <w:rPr>
          <w:iCs/>
          <w:lang w:val="en-GB"/>
        </w:rPr>
        <w:t xml:space="preserve">, </w:t>
      </w:r>
    </w:p>
    <w:tbl>
      <w:tblPr>
        <w:tblStyle w:val="TableGrid"/>
        <w:tblW w:w="7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567"/>
      </w:tblGrid>
      <w:tr w:rsidR="00722ECD" w14:paraId="4E5D9959" w14:textId="18C979E2" w:rsidTr="00DF3623">
        <w:tc>
          <w:tcPr>
            <w:tcW w:w="6658" w:type="dxa"/>
            <w:vAlign w:val="center"/>
          </w:tcPr>
          <w:p w14:paraId="4045BC82" w14:textId="3824D9EA" w:rsidR="00722ECD" w:rsidRDefault="001D4726" w:rsidP="00DF3623">
            <w:pPr>
              <w:pStyle w:val="Els-body-text"/>
              <w:jc w:val="left"/>
              <w:rPr>
                <w:iCs/>
                <w:lang w:val="en-GB"/>
              </w:rPr>
            </w:pPr>
            <w:r w:rsidRPr="00A42AFE">
              <w:rPr>
                <w:position w:val="-26"/>
              </w:rPr>
              <w:object w:dxaOrig="5240" w:dyaOrig="600" w14:anchorId="164D25DF">
                <v:shape id="_x0000_i1068" type="#_x0000_t75" style="width:260.25pt;height:31.5pt" o:ole="">
                  <v:imagedata r:id="rId98" o:title=""/>
                </v:shape>
                <o:OLEObject Type="Embed" ProgID="Equation.DSMT4" ShapeID="_x0000_i1068" DrawAspect="Content" ObjectID="_1674658100" r:id="rId99"/>
              </w:object>
            </w:r>
          </w:p>
        </w:tc>
        <w:tc>
          <w:tcPr>
            <w:tcW w:w="567" w:type="dxa"/>
            <w:vAlign w:val="center"/>
          </w:tcPr>
          <w:p w14:paraId="04558D8D" w14:textId="186CFE10" w:rsidR="00722ECD" w:rsidRPr="00F0315A" w:rsidRDefault="00722ECD">
            <w:pPr>
              <w:pStyle w:val="Els-body-text"/>
              <w:jc w:val="left"/>
              <w:rPr>
                <w:ins w:id="121" w:author="Sandeep Prakash" w:date="2021-02-04T22:11:00Z"/>
              </w:rPr>
              <w:pPrChange w:id="122" w:author="Sandeep Prakash" w:date="2021-02-04T22:12:00Z">
                <w:pPr>
                  <w:pStyle w:val="Els-body-text"/>
                </w:pPr>
              </w:pPrChange>
            </w:pPr>
            <w:ins w:id="123" w:author="Sandeep Prakash" w:date="2021-02-04T22:12:00Z">
              <w:r>
                <w:t>(</w:t>
              </w:r>
              <w:r>
                <w:rPr>
                  <w:iCs/>
                  <w:lang w:val="en-GB"/>
                </w:rPr>
                <w:fldChar w:fldCharType="begin"/>
              </w:r>
              <w:r>
                <w:rPr>
                  <w:iCs/>
                  <w:lang w:val="en-GB"/>
                </w:rPr>
                <w:instrText xml:space="preserve"> MACROBUTTON MTPlaceRef \* MERGEFORMAT </w:instrText>
              </w:r>
              <w:r>
                <w:rPr>
                  <w:iCs/>
                  <w:lang w:val="en-GB"/>
                </w:rPr>
                <w:fldChar w:fldCharType="begin"/>
              </w:r>
              <w:r>
                <w:rPr>
                  <w:iCs/>
                  <w:lang w:val="en-GB"/>
                </w:rPr>
                <w:instrText xml:space="preserve"> SEQ MTEqn \h \* MERGEFORMAT </w:instrText>
              </w:r>
              <w:r>
                <w:rPr>
                  <w:iCs/>
                  <w:lang w:val="en-GB"/>
                </w:rPr>
                <w:fldChar w:fldCharType="end"/>
              </w:r>
              <w:r>
                <w:rPr>
                  <w:iCs/>
                  <w:lang w:val="en-GB"/>
                </w:rPr>
                <w:fldChar w:fldCharType="begin"/>
              </w:r>
              <w:r>
                <w:rPr>
                  <w:iCs/>
                  <w:lang w:val="en-GB"/>
                </w:rPr>
                <w:instrText xml:space="preserve"> SEQ MTEqn \c \* Arabic \* MERGEFORMAT </w:instrText>
              </w:r>
              <w:r>
                <w:rPr>
                  <w:iCs/>
                  <w:lang w:val="en-GB"/>
                </w:rPr>
                <w:fldChar w:fldCharType="separate"/>
              </w:r>
              <w:r w:rsidR="002E365C">
                <w:rPr>
                  <w:iCs/>
                  <w:noProof/>
                  <w:lang w:val="en-GB"/>
                </w:rPr>
                <w:instrText>3</w:instrText>
              </w:r>
              <w:r>
                <w:rPr>
                  <w:iCs/>
                  <w:lang w:val="en-GB"/>
                </w:rPr>
                <w:fldChar w:fldCharType="end"/>
              </w:r>
              <w:r>
                <w:rPr>
                  <w:iCs/>
                  <w:lang w:val="en-GB"/>
                </w:rPr>
                <w:fldChar w:fldCharType="end"/>
              </w:r>
              <w:r>
                <w:t>)</w:t>
              </w:r>
            </w:ins>
          </w:p>
        </w:tc>
      </w:tr>
    </w:tbl>
    <w:p w14:paraId="24E7F961" w14:textId="0C0671E5" w:rsidR="00695A97" w:rsidRDefault="0067308F" w:rsidP="0000568B">
      <w:pPr>
        <w:pStyle w:val="Els-body-text"/>
        <w:spacing w:after="120"/>
        <w:rPr>
          <w:iCs/>
          <w:lang w:val="en-GB"/>
        </w:rPr>
      </w:pPr>
      <w:ins w:id="124" w:author="Sandeep Prakash" w:date="2021-02-04T20:59:00Z">
        <w:r>
          <w:rPr>
            <w:iCs/>
            <w:lang w:val="en-GB"/>
          </w:rPr>
          <w:t>T</w:t>
        </w:r>
      </w:ins>
      <w:del w:id="125" w:author="Sandeep Prakash" w:date="2021-02-04T20:59:00Z">
        <w:r w:rsidR="00945CED" w:rsidDel="0067308F">
          <w:rPr>
            <w:iCs/>
            <w:lang w:val="en-GB"/>
          </w:rPr>
          <w:delText>W</w:delText>
        </w:r>
        <w:r w:rsidR="008101B0" w:rsidDel="0067308F">
          <w:rPr>
            <w:iCs/>
            <w:lang w:val="en-GB"/>
          </w:rPr>
          <w:delText>here</w:delText>
        </w:r>
      </w:del>
      <w:ins w:id="126" w:author="Sandeep Prakash" w:date="2021-02-04T20:53:00Z">
        <w:r w:rsidR="00945CED">
          <w:rPr>
            <w:iCs/>
            <w:lang w:val="en-GB"/>
          </w:rPr>
          <w:t>he vector</w:t>
        </w:r>
      </w:ins>
      <w:r w:rsidR="001C60F0">
        <w:rPr>
          <w:iCs/>
          <w:lang w:val="en-GB"/>
        </w:rPr>
        <w:t xml:space="preserve"> </w:t>
      </w:r>
      <w:ins w:id="127" w:author="Sandeep Prakash" w:date="2021-02-04T21:00:00Z">
        <w:r w:rsidR="007C484D" w:rsidRPr="00357BCE">
          <w:rPr>
            <w:position w:val="-20"/>
          </w:rPr>
          <w:object w:dxaOrig="2240" w:dyaOrig="499" w14:anchorId="7F3BADF7">
            <v:shape id="_x0000_i1069" type="#_x0000_t75" style="width:133.5pt;height:22.5pt" o:ole="">
              <v:imagedata r:id="rId100" o:title=""/>
            </v:shape>
            <o:OLEObject Type="Embed" ProgID="Equation.DSMT4" ShapeID="_x0000_i1069" DrawAspect="Content" ObjectID="_1674658101" r:id="rId101"/>
          </w:object>
        </w:r>
      </w:ins>
      <w:del w:id="128" w:author="Sandeep Prakash" w:date="2021-02-04T21:00:00Z">
        <w:r w:rsidR="00274364" w:rsidRPr="00E2699C" w:rsidDel="007C484D">
          <w:rPr>
            <w:position w:val="-12"/>
          </w:rPr>
          <w:object w:dxaOrig="260" w:dyaOrig="340" w14:anchorId="1471B2B4">
            <v:shape id="_x0000_i1070" type="#_x0000_t75" style="width:15.75pt;height:15.75pt" o:ole="">
              <v:imagedata r:id="rId102" o:title=""/>
            </v:shape>
            <o:OLEObject Type="Embed" ProgID="Equation.DSMT4" ShapeID="_x0000_i1070" DrawAspect="Content" ObjectID="_1674658102" r:id="rId103"/>
          </w:object>
        </w:r>
      </w:del>
      <w:r w:rsidR="00383903">
        <w:rPr>
          <w:iCs/>
          <w:lang w:val="en-GB"/>
        </w:rPr>
        <w:t xml:space="preserve"> </w:t>
      </w:r>
      <w:ins w:id="129" w:author="Sandeep Prakash" w:date="2021-02-04T20:54:00Z">
        <w:r w:rsidR="00215DAA">
          <w:rPr>
            <w:iCs/>
            <w:lang w:val="en-GB"/>
          </w:rPr>
          <w:t>is built by stacking</w:t>
        </w:r>
      </w:ins>
      <w:del w:id="130" w:author="Sandeep Prakash" w:date="2021-02-04T20:56:00Z">
        <w:r w:rsidR="00383903" w:rsidDel="006758CC">
          <w:rPr>
            <w:iCs/>
            <w:lang w:val="en-GB"/>
          </w:rPr>
          <w:delText>are the</w:delText>
        </w:r>
      </w:del>
      <w:ins w:id="131" w:author="Sandeep Prakash" w:date="2021-02-04T20:59:00Z">
        <w:r w:rsidR="00004F36">
          <w:rPr>
            <w:iCs/>
            <w:lang w:val="en-GB"/>
          </w:rPr>
          <w:t xml:space="preserve"> </w:t>
        </w:r>
      </w:ins>
      <w:del w:id="132" w:author="Sandeep Prakash" w:date="2021-02-04T20:59:00Z">
        <w:r w:rsidR="00383903" w:rsidDel="00004F36">
          <w:rPr>
            <w:iCs/>
            <w:lang w:val="en-GB"/>
          </w:rPr>
          <w:delText xml:space="preserve"> </w:delText>
        </w:r>
      </w:del>
      <w:r w:rsidR="00383903">
        <w:rPr>
          <w:iCs/>
          <w:lang w:val="en-GB"/>
        </w:rPr>
        <w:t>lagrange multipliers associated with the consensus constraints</w:t>
      </w:r>
      <w:ins w:id="133" w:author="Sandeep Prakash" w:date="2021-02-04T20:56:00Z">
        <w:r w:rsidR="00FE3EB9">
          <w:rPr>
            <w:iCs/>
            <w:lang w:val="en-GB"/>
          </w:rPr>
          <w:t xml:space="preserve"> </w:t>
        </w:r>
      </w:ins>
      <w:del w:id="134" w:author="Sandeep Prakash" w:date="2021-02-04T20:56:00Z">
        <w:r w:rsidR="00383903" w:rsidDel="00FE3EB9">
          <w:rPr>
            <w:iCs/>
            <w:lang w:val="en-GB"/>
          </w:rPr>
          <w:delText xml:space="preserve"> </w:delText>
        </w:r>
      </w:del>
      <w:ins w:id="135" w:author="Sandeep Prakash" w:date="2021-02-04T20:59:00Z">
        <w:r>
          <w:t xml:space="preserve">and </w:t>
        </w:r>
      </w:ins>
      <w:ins w:id="136" w:author="Sandeep Prakash" w:date="2021-02-04T22:08:00Z">
        <w:r w:rsidR="00527C08">
          <w:t>R</w:t>
        </w:r>
      </w:ins>
      <w:ins w:id="137" w:author="Sandeep Prakash" w:date="2021-02-04T20:59:00Z">
        <w:r>
          <w:t xml:space="preserve"> is a symmetric positive definite matrix.</w:t>
        </w:r>
      </w:ins>
      <w:ins w:id="138" w:author="Sandeep Prakash" w:date="2021-02-04T21:01:00Z">
        <w:r w:rsidR="007C484D">
          <w:t xml:space="preserve"> </w:t>
        </w:r>
      </w:ins>
      <w:del w:id="139" w:author="Sandeep Prakash" w:date="2021-02-04T21:00:00Z">
        <w:r w:rsidR="00927D55" w:rsidDel="007C484D">
          <w:rPr>
            <w:iCs/>
            <w:lang w:val="en-GB"/>
          </w:rPr>
          <w:delText xml:space="preserve">and </w:delText>
        </w:r>
        <w:r w:rsidR="00D01592" w:rsidRPr="00D01592" w:rsidDel="007C484D">
          <w:rPr>
            <w:position w:val="-10"/>
          </w:rPr>
          <w:object w:dxaOrig="220" w:dyaOrig="240" w14:anchorId="3CAEB4C3">
            <v:shape id="_x0000_i1071" type="#_x0000_t75" style="width:14.25pt;height:14.25pt" o:ole="">
              <v:imagedata r:id="rId104" o:title=""/>
            </v:shape>
            <o:OLEObject Type="Embed" ProgID="Equation.DSMT4" ShapeID="_x0000_i1071" DrawAspect="Content" ObjectID="_1674658103" r:id="rId105"/>
          </w:object>
        </w:r>
        <w:r w:rsidR="00E248B8" w:rsidDel="007C484D">
          <w:rPr>
            <w:iCs/>
            <w:lang w:val="en-GB"/>
          </w:rPr>
          <w:delText xml:space="preserve"> is a vector of chosen penalty parameters. </w:delText>
        </w:r>
      </w:del>
      <w:r w:rsidR="00D01592">
        <w:rPr>
          <w:iCs/>
          <w:lang w:val="en-GB"/>
        </w:rPr>
        <w:t>The</w:t>
      </w:r>
      <w:r w:rsidR="00037CC0">
        <w:rPr>
          <w:iCs/>
          <w:lang w:val="en-GB"/>
        </w:rPr>
        <w:t xml:space="preserve"> AL </w:t>
      </w:r>
      <w:r w:rsidR="00D01592">
        <w:rPr>
          <w:iCs/>
          <w:lang w:val="en-GB"/>
        </w:rPr>
        <w:t xml:space="preserve">function is </w:t>
      </w:r>
      <w:r w:rsidR="00BB70F0">
        <w:rPr>
          <w:iCs/>
          <w:lang w:val="en-GB"/>
        </w:rPr>
        <w:t xml:space="preserve">additively </w:t>
      </w:r>
      <w:r w:rsidR="00FB55AF">
        <w:rPr>
          <w:iCs/>
          <w:lang w:val="en-GB"/>
        </w:rPr>
        <w:t>separable</w:t>
      </w:r>
      <w:r w:rsidR="00BB70F0">
        <w:rPr>
          <w:iCs/>
          <w:lang w:val="en-GB"/>
        </w:rPr>
        <w:t xml:space="preserve"> except for the quadratic penalty </w:t>
      </w:r>
      <w:r w:rsidR="00FB55AF">
        <w:rPr>
          <w:iCs/>
          <w:lang w:val="en-GB"/>
        </w:rPr>
        <w:t xml:space="preserve">terms. The </w:t>
      </w:r>
      <w:r w:rsidR="00A37C23">
        <w:rPr>
          <w:iCs/>
          <w:lang w:val="en-GB"/>
        </w:rPr>
        <w:t xml:space="preserve">ADMM algorithm involves solving the partition problems while keeping </w:t>
      </w:r>
      <w:r w:rsidR="008048A9" w:rsidRPr="00F0315A">
        <w:rPr>
          <w:position w:val="-6"/>
        </w:rPr>
        <w:object w:dxaOrig="180" w:dyaOrig="200" w14:anchorId="70FDE35F">
          <v:shape id="_x0000_i1072" type="#_x0000_t75" style="width:8.25pt;height:8.25pt" o:ole="">
            <v:imagedata r:id="rId106" o:title=""/>
          </v:shape>
          <o:OLEObject Type="Embed" ProgID="Equation.DSMT4" ShapeID="_x0000_i1072" DrawAspect="Content" ObjectID="_1674658104" r:id="rId107"/>
        </w:object>
      </w:r>
      <w:r w:rsidR="00304CED">
        <w:rPr>
          <w:iCs/>
          <w:lang w:val="en-GB"/>
        </w:rPr>
        <w:t xml:space="preserve"> and </w:t>
      </w:r>
      <w:r w:rsidR="008048A9" w:rsidRPr="00F0315A">
        <w:rPr>
          <w:position w:val="-6"/>
        </w:rPr>
        <w:object w:dxaOrig="200" w:dyaOrig="240" w14:anchorId="03FAFCF4">
          <v:shape id="_x0000_i1073" type="#_x0000_t75" style="width:5.25pt;height:10.5pt" o:ole="">
            <v:imagedata r:id="rId108" o:title=""/>
          </v:shape>
          <o:OLEObject Type="Embed" ProgID="Equation.DSMT4" ShapeID="_x0000_i1073" DrawAspect="Content" ObjectID="_1674658105" r:id="rId109"/>
        </w:object>
      </w:r>
      <w:r w:rsidR="00304CED">
        <w:rPr>
          <w:iCs/>
          <w:lang w:val="en-GB"/>
        </w:rPr>
        <w:t xml:space="preserve"> fixed and then updating them by </w:t>
      </w:r>
      <w:r w:rsidR="00A02043">
        <w:rPr>
          <w:iCs/>
          <w:lang w:val="en-GB"/>
        </w:rPr>
        <w:t xml:space="preserve">keeping the local variables </w:t>
      </w:r>
      <w:r w:rsidR="00F0315A" w:rsidRPr="00F0315A">
        <w:rPr>
          <w:position w:val="-12"/>
        </w:rPr>
        <w:object w:dxaOrig="279" w:dyaOrig="320" w14:anchorId="678E91E3">
          <v:shape id="_x0000_i1074" type="#_x0000_t75" style="width:14.25pt;height:14.25pt" o:ole="">
            <v:imagedata r:id="rId110" o:title=""/>
          </v:shape>
          <o:OLEObject Type="Embed" ProgID="Equation.DSMT4" ShapeID="_x0000_i1074" DrawAspect="Content" ObjectID="_1674658106" r:id="rId111"/>
        </w:object>
      </w:r>
      <w:r w:rsidR="00A02043">
        <w:rPr>
          <w:iCs/>
          <w:lang w:val="en-GB"/>
        </w:rPr>
        <w:t xml:space="preserve"> fixed in an alternating </w:t>
      </w:r>
      <w:r w:rsidR="00695A97">
        <w:rPr>
          <w:iCs/>
          <w:lang w:val="en-GB"/>
        </w:rPr>
        <w:t xml:space="preserve">fashion until convergence. The </w:t>
      </w:r>
      <w:proofErr w:type="spellStart"/>
      <w:r w:rsidR="00695A97" w:rsidRPr="00695A97">
        <w:rPr>
          <w:i/>
          <w:lang w:val="en-GB"/>
        </w:rPr>
        <w:t>i</w:t>
      </w:r>
      <w:r w:rsidR="00695A97" w:rsidRPr="00695A97">
        <w:rPr>
          <w:i/>
          <w:vertAlign w:val="superscript"/>
          <w:lang w:val="en-GB"/>
        </w:rPr>
        <w:t>th</w:t>
      </w:r>
      <w:proofErr w:type="spellEnd"/>
      <w:r w:rsidR="00695A97">
        <w:rPr>
          <w:iCs/>
          <w:lang w:val="en-GB"/>
        </w:rPr>
        <w:t xml:space="preserve"> iteration of the</w:t>
      </w:r>
      <w:r w:rsidR="00B75B70">
        <w:rPr>
          <w:iCs/>
          <w:lang w:val="en-GB"/>
        </w:rPr>
        <w:t xml:space="preserve"> </w:t>
      </w:r>
      <w:r w:rsidR="00695A97">
        <w:rPr>
          <w:iCs/>
          <w:lang w:val="en-GB"/>
        </w:rPr>
        <w:t>ADMM algorithm thus takes the form</w:t>
      </w:r>
    </w:p>
    <w:tbl>
      <w:tblPr>
        <w:tblStyle w:val="TableGrid"/>
        <w:tblW w:w="7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40" w:author="Sandeep Prakash" w:date="2021-02-04T22:13:00Z">
          <w:tblPr>
            <w:tblStyle w:val="TableGrid"/>
            <w:tblW w:w="7195" w:type="dxa"/>
            <w:tblLook w:val="04A0" w:firstRow="1" w:lastRow="0" w:firstColumn="1" w:lastColumn="0" w:noHBand="0" w:noVBand="1"/>
          </w:tblPr>
        </w:tblPrChange>
      </w:tblPr>
      <w:tblGrid>
        <w:gridCol w:w="1096"/>
        <w:gridCol w:w="4149"/>
        <w:gridCol w:w="1343"/>
        <w:gridCol w:w="607"/>
        <w:tblGridChange w:id="141">
          <w:tblGrid>
            <w:gridCol w:w="5"/>
            <w:gridCol w:w="1091"/>
            <w:gridCol w:w="5"/>
            <w:gridCol w:w="4149"/>
            <w:gridCol w:w="342"/>
            <w:gridCol w:w="996"/>
            <w:gridCol w:w="5"/>
            <w:gridCol w:w="602"/>
            <w:gridCol w:w="5"/>
          </w:tblGrid>
        </w:tblGridChange>
      </w:tblGrid>
      <w:tr w:rsidR="0008326A" w14:paraId="5FC24FCE" w14:textId="77777777" w:rsidTr="00E25364">
        <w:trPr>
          <w:trPrChange w:id="142" w:author="Sandeep Prakash" w:date="2021-02-04T22:13:00Z">
            <w:trPr>
              <w:gridBefore w:val="1"/>
            </w:trPr>
          </w:trPrChange>
        </w:trPr>
        <w:tc>
          <w:tcPr>
            <w:tcW w:w="1096" w:type="dxa"/>
            <w:shd w:val="clear" w:color="auto" w:fill="auto"/>
            <w:vAlign w:val="center"/>
            <w:tcPrChange w:id="143" w:author="Sandeep Prakash" w:date="2021-02-04T22:13:00Z">
              <w:tcPr>
                <w:tcW w:w="1096" w:type="dxa"/>
                <w:gridSpan w:val="2"/>
                <w:shd w:val="clear" w:color="auto" w:fill="auto"/>
                <w:vAlign w:val="center"/>
              </w:tcPr>
            </w:tcPrChange>
          </w:tcPr>
          <w:p w14:paraId="0B77D316" w14:textId="316F6EDE" w:rsidR="00F835A9" w:rsidRDefault="00F0315A" w:rsidP="00492DE0">
            <w:pPr>
              <w:pStyle w:val="Els-body-text"/>
              <w:jc w:val="right"/>
              <w:rPr>
                <w:iCs/>
                <w:lang w:val="en-GB"/>
              </w:rPr>
            </w:pPr>
            <w:r w:rsidRPr="00F0315A">
              <w:rPr>
                <w:position w:val="-14"/>
              </w:rPr>
              <w:object w:dxaOrig="620" w:dyaOrig="420" w14:anchorId="39E0DDD0">
                <v:shape id="_x0000_i1075" type="#_x0000_t75" style="width:29.25pt;height:21.75pt" o:ole="">
                  <v:imagedata r:id="rId112" o:title=""/>
                </v:shape>
                <o:OLEObject Type="Embed" ProgID="Equation.DSMT4" ShapeID="_x0000_i1075" DrawAspect="Content" ObjectID="_1674658107" r:id="rId113"/>
              </w:object>
            </w:r>
          </w:p>
        </w:tc>
        <w:tc>
          <w:tcPr>
            <w:tcW w:w="4149" w:type="dxa"/>
            <w:shd w:val="clear" w:color="auto" w:fill="auto"/>
            <w:vAlign w:val="center"/>
            <w:tcPrChange w:id="144" w:author="Sandeep Prakash" w:date="2021-02-04T22:13:00Z">
              <w:tcPr>
                <w:tcW w:w="4149" w:type="dxa"/>
                <w:shd w:val="clear" w:color="auto" w:fill="auto"/>
                <w:vAlign w:val="center"/>
              </w:tcPr>
            </w:tcPrChange>
          </w:tcPr>
          <w:p w14:paraId="0EE99F21" w14:textId="64CB5DD5" w:rsidR="00F835A9" w:rsidRDefault="00527C08" w:rsidP="00604C6C">
            <w:pPr>
              <w:pStyle w:val="Els-body-text"/>
              <w:tabs>
                <w:tab w:val="center" w:pos="1910"/>
                <w:tab w:val="right" w:pos="3820"/>
              </w:tabs>
              <w:jc w:val="left"/>
              <w:rPr>
                <w:iCs/>
                <w:lang w:val="en-GB"/>
              </w:rPr>
            </w:pPr>
            <w:r w:rsidRPr="00F0315A">
              <w:rPr>
                <w:position w:val="-26"/>
              </w:rPr>
              <w:object w:dxaOrig="2000" w:dyaOrig="499" w14:anchorId="3F34E41D">
                <v:shape id="_x0000_i1076" type="#_x0000_t75" style="width:101.25pt;height:21.75pt" o:ole="">
                  <v:imagedata r:id="rId114" o:title=""/>
                </v:shape>
                <o:OLEObject Type="Embed" ProgID="Equation.DSMT4" ShapeID="_x0000_i1076" DrawAspect="Content" ObjectID="_1674658108" r:id="rId115"/>
              </w:object>
            </w:r>
          </w:p>
        </w:tc>
        <w:tc>
          <w:tcPr>
            <w:tcW w:w="1343" w:type="dxa"/>
            <w:shd w:val="clear" w:color="auto" w:fill="auto"/>
            <w:vAlign w:val="center"/>
            <w:tcPrChange w:id="145" w:author="Sandeep Prakash" w:date="2021-02-04T22:13:00Z">
              <w:tcPr>
                <w:tcW w:w="1343" w:type="dxa"/>
                <w:gridSpan w:val="3"/>
                <w:shd w:val="clear" w:color="auto" w:fill="auto"/>
                <w:vAlign w:val="center"/>
              </w:tcPr>
            </w:tcPrChange>
          </w:tcPr>
          <w:p w14:paraId="081490A5" w14:textId="59A3813E" w:rsidR="00F835A9" w:rsidRDefault="00F0315A" w:rsidP="00492DE0">
            <w:pPr>
              <w:pStyle w:val="Els-body-text"/>
              <w:jc w:val="left"/>
              <w:rPr>
                <w:iCs/>
                <w:lang w:val="en-GB"/>
              </w:rPr>
            </w:pPr>
            <w:r w:rsidRPr="00F0315A">
              <w:rPr>
                <w:position w:val="-10"/>
              </w:rPr>
              <w:object w:dxaOrig="680" w:dyaOrig="279" w14:anchorId="119AB3DE">
                <v:shape id="_x0000_i1077" type="#_x0000_t75" style="width:36.75pt;height:14.25pt" o:ole="">
                  <v:imagedata r:id="rId116" o:title=""/>
                </v:shape>
                <o:OLEObject Type="Embed" ProgID="Equation.DSMT4" ShapeID="_x0000_i1077" DrawAspect="Content" ObjectID="_1674658109" r:id="rId117"/>
              </w:object>
            </w:r>
          </w:p>
        </w:tc>
        <w:tc>
          <w:tcPr>
            <w:tcW w:w="607" w:type="dxa"/>
            <w:shd w:val="clear" w:color="auto" w:fill="auto"/>
            <w:vAlign w:val="center"/>
            <w:tcPrChange w:id="146" w:author="Sandeep Prakash" w:date="2021-02-04T22:13:00Z">
              <w:tcPr>
                <w:tcW w:w="607" w:type="dxa"/>
                <w:gridSpan w:val="2"/>
                <w:shd w:val="clear" w:color="auto" w:fill="auto"/>
                <w:vAlign w:val="center"/>
              </w:tcPr>
            </w:tcPrChange>
          </w:tcPr>
          <w:p w14:paraId="338A67F1" w14:textId="688A5B3D" w:rsidR="00F835A9" w:rsidRDefault="00F835A9" w:rsidP="00604C6C">
            <w:pPr>
              <w:pStyle w:val="Els-body-text"/>
              <w:jc w:val="right"/>
              <w:rPr>
                <w:iCs/>
                <w:lang w:val="en-GB"/>
              </w:rPr>
            </w:pPr>
            <w:r>
              <w:rPr>
                <w:iCs/>
                <w:lang w:val="en-GB"/>
              </w:rPr>
              <w:t>(</w:t>
            </w:r>
            <w:r>
              <w:rPr>
                <w:iCs/>
                <w:lang w:val="en-GB"/>
              </w:rPr>
              <w:fldChar w:fldCharType="begin"/>
            </w:r>
            <w:r>
              <w:rPr>
                <w:iCs/>
                <w:lang w:val="en-GB"/>
              </w:rPr>
              <w:instrText xml:space="preserve"> MACROBUTTON MTPlaceRef \* MERGEFORMAT </w:instrText>
            </w:r>
            <w:r>
              <w:rPr>
                <w:iCs/>
                <w:lang w:val="en-GB"/>
              </w:rPr>
              <w:fldChar w:fldCharType="begin"/>
            </w:r>
            <w:r>
              <w:rPr>
                <w:iCs/>
                <w:lang w:val="en-GB"/>
              </w:rPr>
              <w:instrText xml:space="preserve"> SEQ MTEqn \h \* MERGEFORMAT </w:instrText>
            </w:r>
            <w:r>
              <w:rPr>
                <w:iCs/>
                <w:lang w:val="en-GB"/>
              </w:rPr>
              <w:fldChar w:fldCharType="end"/>
            </w:r>
            <w:bookmarkStart w:id="147" w:name="ZEqnNum881464"/>
            <w:r>
              <w:rPr>
                <w:iCs/>
                <w:lang w:val="en-GB"/>
              </w:rPr>
              <w:fldChar w:fldCharType="begin"/>
            </w:r>
            <w:r>
              <w:rPr>
                <w:iCs/>
                <w:lang w:val="en-GB"/>
              </w:rPr>
              <w:instrText xml:space="preserve"> SEQ MTEqn \c \* Arabic \* MERGEFORMAT </w:instrText>
            </w:r>
            <w:r>
              <w:rPr>
                <w:iCs/>
                <w:lang w:val="en-GB"/>
              </w:rPr>
              <w:fldChar w:fldCharType="separate"/>
            </w:r>
            <w:ins w:id="148" w:author="Sandeep Prakash" w:date="2021-02-04T22:12:00Z">
              <w:r w:rsidR="002E365C">
                <w:rPr>
                  <w:iCs/>
                  <w:noProof/>
                  <w:lang w:val="en-GB"/>
                </w:rPr>
                <w:instrText>4</w:instrText>
              </w:r>
            </w:ins>
            <w:del w:id="149" w:author="Sandeep Prakash" w:date="2021-02-04T22:12:00Z">
              <w:r w:rsidR="004B3AAB" w:rsidDel="002E365C">
                <w:rPr>
                  <w:iCs/>
                  <w:noProof/>
                  <w:lang w:val="en-GB"/>
                </w:rPr>
                <w:delInstrText>3</w:delInstrText>
              </w:r>
            </w:del>
            <w:r>
              <w:rPr>
                <w:iCs/>
                <w:lang w:val="en-GB"/>
              </w:rPr>
              <w:fldChar w:fldCharType="end"/>
            </w:r>
            <w:bookmarkEnd w:id="147"/>
            <w:r>
              <w:rPr>
                <w:iCs/>
                <w:lang w:val="en-GB"/>
              </w:rPr>
              <w:fldChar w:fldCharType="end"/>
            </w:r>
            <w:r>
              <w:rPr>
                <w:iCs/>
                <w:lang w:val="en-GB"/>
              </w:rPr>
              <w:t>a)</w:t>
            </w:r>
          </w:p>
        </w:tc>
      </w:tr>
      <w:tr w:rsidR="0008326A" w14:paraId="764C3AD3" w14:textId="77777777" w:rsidTr="00E25364">
        <w:trPr>
          <w:trPrChange w:id="150" w:author="Sandeep Prakash" w:date="2021-02-04T22:13:00Z">
            <w:trPr>
              <w:gridBefore w:val="1"/>
            </w:trPr>
          </w:trPrChange>
        </w:trPr>
        <w:tc>
          <w:tcPr>
            <w:tcW w:w="1096" w:type="dxa"/>
            <w:shd w:val="clear" w:color="auto" w:fill="auto"/>
            <w:vAlign w:val="center"/>
            <w:tcPrChange w:id="151" w:author="Sandeep Prakash" w:date="2021-02-04T22:13:00Z">
              <w:tcPr>
                <w:tcW w:w="1096" w:type="dxa"/>
                <w:gridSpan w:val="2"/>
                <w:shd w:val="clear" w:color="auto" w:fill="auto"/>
                <w:vAlign w:val="center"/>
              </w:tcPr>
            </w:tcPrChange>
          </w:tcPr>
          <w:p w14:paraId="3C7C8813" w14:textId="2706BB41" w:rsidR="00F835A9" w:rsidRDefault="00F0315A" w:rsidP="00492DE0">
            <w:pPr>
              <w:pStyle w:val="Els-body-text"/>
              <w:jc w:val="right"/>
              <w:rPr>
                <w:iCs/>
                <w:lang w:val="en-GB"/>
              </w:rPr>
            </w:pPr>
            <w:r w:rsidRPr="00F0315A">
              <w:rPr>
                <w:position w:val="-12"/>
              </w:rPr>
              <w:object w:dxaOrig="499" w:dyaOrig="380" w14:anchorId="6B8B69F2">
                <v:shape id="_x0000_i1078" type="#_x0000_t75" style="width:21.75pt;height:21.75pt" o:ole="">
                  <v:imagedata r:id="rId118" o:title=""/>
                </v:shape>
                <o:OLEObject Type="Embed" ProgID="Equation.DSMT4" ShapeID="_x0000_i1078" DrawAspect="Content" ObjectID="_1674658110" r:id="rId119"/>
              </w:object>
            </w:r>
          </w:p>
        </w:tc>
        <w:tc>
          <w:tcPr>
            <w:tcW w:w="4149" w:type="dxa"/>
            <w:shd w:val="clear" w:color="auto" w:fill="auto"/>
            <w:vAlign w:val="center"/>
            <w:tcPrChange w:id="152" w:author="Sandeep Prakash" w:date="2021-02-04T22:13:00Z">
              <w:tcPr>
                <w:tcW w:w="4149" w:type="dxa"/>
                <w:shd w:val="clear" w:color="auto" w:fill="auto"/>
                <w:vAlign w:val="center"/>
              </w:tcPr>
            </w:tcPrChange>
          </w:tcPr>
          <w:p w14:paraId="107D0C82" w14:textId="209C95EE" w:rsidR="00F835A9" w:rsidRDefault="00527C08" w:rsidP="00604C6C">
            <w:pPr>
              <w:pStyle w:val="Els-body-text"/>
              <w:jc w:val="left"/>
              <w:rPr>
                <w:iCs/>
                <w:lang w:val="en-GB"/>
              </w:rPr>
            </w:pPr>
            <w:r w:rsidRPr="00F0315A">
              <w:rPr>
                <w:position w:val="-22"/>
              </w:rPr>
              <w:object w:dxaOrig="2040" w:dyaOrig="460" w14:anchorId="150C99A7">
                <v:shape id="_x0000_i1079" type="#_x0000_t75" style="width:101.25pt;height:21.75pt" o:ole="">
                  <v:imagedata r:id="rId120" o:title=""/>
                </v:shape>
                <o:OLEObject Type="Embed" ProgID="Equation.DSMT4" ShapeID="_x0000_i1079" DrawAspect="Content" ObjectID="_1674658111" r:id="rId121"/>
              </w:object>
            </w:r>
          </w:p>
        </w:tc>
        <w:tc>
          <w:tcPr>
            <w:tcW w:w="1343" w:type="dxa"/>
            <w:shd w:val="clear" w:color="auto" w:fill="auto"/>
            <w:vAlign w:val="center"/>
            <w:tcPrChange w:id="153" w:author="Sandeep Prakash" w:date="2021-02-04T22:13:00Z">
              <w:tcPr>
                <w:tcW w:w="1343" w:type="dxa"/>
                <w:gridSpan w:val="3"/>
                <w:shd w:val="clear" w:color="auto" w:fill="auto"/>
                <w:vAlign w:val="center"/>
              </w:tcPr>
            </w:tcPrChange>
          </w:tcPr>
          <w:p w14:paraId="39141F19" w14:textId="77777777" w:rsidR="00F835A9" w:rsidRDefault="00F835A9" w:rsidP="00492DE0">
            <w:pPr>
              <w:pStyle w:val="Els-body-text"/>
              <w:jc w:val="left"/>
              <w:rPr>
                <w:iCs/>
                <w:lang w:val="en-GB"/>
              </w:rPr>
            </w:pPr>
          </w:p>
        </w:tc>
        <w:tc>
          <w:tcPr>
            <w:tcW w:w="607" w:type="dxa"/>
            <w:shd w:val="clear" w:color="auto" w:fill="auto"/>
            <w:vAlign w:val="center"/>
            <w:tcPrChange w:id="154" w:author="Sandeep Prakash" w:date="2021-02-04T22:13:00Z">
              <w:tcPr>
                <w:tcW w:w="607" w:type="dxa"/>
                <w:gridSpan w:val="2"/>
                <w:shd w:val="clear" w:color="auto" w:fill="auto"/>
                <w:vAlign w:val="center"/>
              </w:tcPr>
            </w:tcPrChange>
          </w:tcPr>
          <w:p w14:paraId="28559545" w14:textId="60DF0023" w:rsidR="00F835A9" w:rsidRDefault="00F835A9" w:rsidP="00604C6C">
            <w:pPr>
              <w:pStyle w:val="Els-body-text"/>
              <w:jc w:val="right"/>
              <w:rPr>
                <w:iCs/>
                <w:lang w:val="en-GB"/>
              </w:rPr>
            </w:pPr>
            <w:r>
              <w:rPr>
                <w:iCs/>
                <w:lang w:val="en-GB"/>
              </w:rPr>
              <w:t>(</w:t>
            </w:r>
            <w:r>
              <w:rPr>
                <w:lang w:val="en-GB"/>
              </w:rPr>
              <w:fldChar w:fldCharType="begin"/>
            </w:r>
            <w:r>
              <w:rPr>
                <w:lang w:val="en-GB"/>
              </w:rPr>
              <w:instrText xml:space="preserve"> GOTOBUTTON ZEqnNum881464  \* MERGEFORMAT </w:instrText>
            </w:r>
            <w:r>
              <w:rPr>
                <w:lang w:val="en-GB"/>
              </w:rPr>
              <w:fldChar w:fldCharType="begin"/>
            </w:r>
            <w:r>
              <w:rPr>
                <w:lang w:val="en-GB"/>
              </w:rPr>
              <w:instrText xml:space="preserve"> REF ZEqnNum881464 \* Charformat \! \* MERGEFORMAT </w:instrText>
            </w:r>
            <w:r>
              <w:rPr>
                <w:lang w:val="en-GB"/>
              </w:rPr>
              <w:fldChar w:fldCharType="separate"/>
            </w:r>
            <w:ins w:id="155" w:author="Sandeep Prakash" w:date="2021-02-04T22:12:00Z">
              <w:r w:rsidR="002E365C" w:rsidRPr="002E365C">
                <w:rPr>
                  <w:lang w:val="en-GB"/>
                  <w:rPrChange w:id="156" w:author="Sandeep Prakash" w:date="2021-02-04T22:12:00Z">
                    <w:rPr>
                      <w:iCs/>
                      <w:noProof/>
                      <w:lang w:val="en-GB"/>
                    </w:rPr>
                  </w:rPrChange>
                </w:rPr>
                <w:instrText>4</w:instrText>
              </w:r>
            </w:ins>
            <w:del w:id="157" w:author="Sandeep Prakash" w:date="2021-02-04T22:12:00Z">
              <w:r w:rsidR="004B3AAB" w:rsidRPr="004B3AAB" w:rsidDel="002E365C">
                <w:rPr>
                  <w:lang w:val="en-GB"/>
                </w:rPr>
                <w:delInstrText>3</w:delInstrText>
              </w:r>
            </w:del>
            <w:r>
              <w:rPr>
                <w:lang w:val="en-GB"/>
              </w:rPr>
              <w:fldChar w:fldCharType="end"/>
            </w:r>
            <w:r>
              <w:rPr>
                <w:lang w:val="en-GB"/>
              </w:rPr>
              <w:fldChar w:fldCharType="end"/>
            </w:r>
            <w:r>
              <w:rPr>
                <w:lang w:val="en-GB"/>
              </w:rPr>
              <w:t>b)</w:t>
            </w:r>
          </w:p>
        </w:tc>
      </w:tr>
      <w:tr w:rsidR="0008326A" w14:paraId="3DA13B3C" w14:textId="77777777" w:rsidTr="00E25364">
        <w:trPr>
          <w:trPrChange w:id="158" w:author="Sandeep Prakash" w:date="2021-02-04T22:13:00Z">
            <w:trPr>
              <w:gridBefore w:val="1"/>
            </w:trPr>
          </w:trPrChange>
        </w:trPr>
        <w:tc>
          <w:tcPr>
            <w:tcW w:w="1096" w:type="dxa"/>
            <w:shd w:val="clear" w:color="auto" w:fill="auto"/>
            <w:vAlign w:val="center"/>
            <w:tcPrChange w:id="159" w:author="Sandeep Prakash" w:date="2021-02-04T22:13:00Z">
              <w:tcPr>
                <w:tcW w:w="1096" w:type="dxa"/>
                <w:gridSpan w:val="2"/>
                <w:shd w:val="clear" w:color="auto" w:fill="auto"/>
                <w:vAlign w:val="center"/>
              </w:tcPr>
            </w:tcPrChange>
          </w:tcPr>
          <w:p w14:paraId="6579AAC9" w14:textId="14638F7A" w:rsidR="00F835A9" w:rsidRDefault="00F96952" w:rsidP="00492DE0">
            <w:pPr>
              <w:pStyle w:val="Els-body-text"/>
              <w:jc w:val="right"/>
              <w:rPr>
                <w:iCs/>
                <w:lang w:val="en-GB"/>
              </w:rPr>
            </w:pPr>
            <w:r w:rsidRPr="00F0315A">
              <w:rPr>
                <w:position w:val="-14"/>
              </w:rPr>
              <w:object w:dxaOrig="600" w:dyaOrig="420" w14:anchorId="4A9F3BA0">
                <v:shape id="_x0000_i1080" type="#_x0000_t75" style="width:31.5pt;height:21.75pt" o:ole="">
                  <v:imagedata r:id="rId122" o:title=""/>
                </v:shape>
                <o:OLEObject Type="Embed" ProgID="Equation.DSMT4" ShapeID="_x0000_i1080" DrawAspect="Content" ObjectID="_1674658112" r:id="rId123"/>
              </w:object>
            </w:r>
          </w:p>
        </w:tc>
        <w:tc>
          <w:tcPr>
            <w:tcW w:w="4149" w:type="dxa"/>
            <w:shd w:val="clear" w:color="auto" w:fill="auto"/>
            <w:vAlign w:val="center"/>
            <w:tcPrChange w:id="160" w:author="Sandeep Prakash" w:date="2021-02-04T22:13:00Z">
              <w:tcPr>
                <w:tcW w:w="4149" w:type="dxa"/>
                <w:shd w:val="clear" w:color="auto" w:fill="auto"/>
                <w:vAlign w:val="center"/>
              </w:tcPr>
            </w:tcPrChange>
          </w:tcPr>
          <w:p w14:paraId="0799BDDC" w14:textId="69E65DE6" w:rsidR="00F835A9" w:rsidRDefault="001C5D89" w:rsidP="00604C6C">
            <w:pPr>
              <w:pStyle w:val="Els-body-text"/>
              <w:jc w:val="left"/>
              <w:rPr>
                <w:iCs/>
                <w:lang w:val="en-GB"/>
              </w:rPr>
            </w:pPr>
            <w:r w:rsidRPr="00CB4624">
              <w:rPr>
                <w:position w:val="-14"/>
              </w:rPr>
              <w:object w:dxaOrig="1359" w:dyaOrig="420" w14:anchorId="086A117E">
                <v:shape id="_x0000_i1081" type="#_x0000_t75" style="width:67.5pt;height:18pt" o:ole="">
                  <v:imagedata r:id="rId124" o:title=""/>
                </v:shape>
                <o:OLEObject Type="Embed" ProgID="Equation.DSMT4" ShapeID="_x0000_i1081" DrawAspect="Content" ObjectID="_1674658113" r:id="rId125"/>
              </w:object>
            </w:r>
          </w:p>
        </w:tc>
        <w:tc>
          <w:tcPr>
            <w:tcW w:w="1343" w:type="dxa"/>
            <w:shd w:val="clear" w:color="auto" w:fill="auto"/>
            <w:vAlign w:val="center"/>
            <w:tcPrChange w:id="161" w:author="Sandeep Prakash" w:date="2021-02-04T22:13:00Z">
              <w:tcPr>
                <w:tcW w:w="1343" w:type="dxa"/>
                <w:gridSpan w:val="3"/>
                <w:shd w:val="clear" w:color="auto" w:fill="auto"/>
                <w:vAlign w:val="center"/>
              </w:tcPr>
            </w:tcPrChange>
          </w:tcPr>
          <w:p w14:paraId="2DAEA253" w14:textId="147541A2" w:rsidR="00F835A9" w:rsidRDefault="00F0315A" w:rsidP="00492DE0">
            <w:pPr>
              <w:pStyle w:val="Els-body-text"/>
              <w:jc w:val="left"/>
              <w:rPr>
                <w:iCs/>
                <w:lang w:val="en-GB"/>
              </w:rPr>
            </w:pPr>
            <w:r w:rsidRPr="00F0315A">
              <w:rPr>
                <w:position w:val="-10"/>
              </w:rPr>
              <w:object w:dxaOrig="680" w:dyaOrig="279" w14:anchorId="2C7D6E63">
                <v:shape id="_x0000_i1082" type="#_x0000_t75" style="width:36.75pt;height:14.25pt" o:ole="">
                  <v:imagedata r:id="rId126" o:title=""/>
                </v:shape>
                <o:OLEObject Type="Embed" ProgID="Equation.DSMT4" ShapeID="_x0000_i1082" DrawAspect="Content" ObjectID="_1674658114" r:id="rId127"/>
              </w:object>
            </w:r>
          </w:p>
        </w:tc>
        <w:tc>
          <w:tcPr>
            <w:tcW w:w="607" w:type="dxa"/>
            <w:shd w:val="clear" w:color="auto" w:fill="auto"/>
            <w:vAlign w:val="center"/>
            <w:tcPrChange w:id="162" w:author="Sandeep Prakash" w:date="2021-02-04T22:13:00Z">
              <w:tcPr>
                <w:tcW w:w="607" w:type="dxa"/>
                <w:gridSpan w:val="2"/>
                <w:shd w:val="clear" w:color="auto" w:fill="auto"/>
                <w:vAlign w:val="center"/>
              </w:tcPr>
            </w:tcPrChange>
          </w:tcPr>
          <w:p w14:paraId="3015566C" w14:textId="690A6706" w:rsidR="00F835A9" w:rsidRDefault="00F835A9" w:rsidP="00604C6C">
            <w:pPr>
              <w:pStyle w:val="Els-body-text"/>
              <w:jc w:val="right"/>
              <w:rPr>
                <w:iCs/>
                <w:lang w:val="en-GB"/>
              </w:rPr>
            </w:pPr>
            <w:r>
              <w:rPr>
                <w:iCs/>
                <w:lang w:val="en-GB"/>
              </w:rPr>
              <w:t>(</w:t>
            </w:r>
            <w:r>
              <w:rPr>
                <w:lang w:val="en-GB"/>
              </w:rPr>
              <w:fldChar w:fldCharType="begin"/>
            </w:r>
            <w:r>
              <w:rPr>
                <w:lang w:val="en-GB"/>
              </w:rPr>
              <w:instrText xml:space="preserve"> GOTOBUTTON ZEqnNum881464  \* MERGEFORMAT </w:instrText>
            </w:r>
            <w:r>
              <w:rPr>
                <w:lang w:val="en-GB"/>
              </w:rPr>
              <w:fldChar w:fldCharType="begin"/>
            </w:r>
            <w:r>
              <w:rPr>
                <w:lang w:val="en-GB"/>
              </w:rPr>
              <w:instrText xml:space="preserve"> REF ZEqnNum881464 \* Charformat \! \* MERGEFORMAT </w:instrText>
            </w:r>
            <w:r>
              <w:rPr>
                <w:lang w:val="en-GB"/>
              </w:rPr>
              <w:fldChar w:fldCharType="separate"/>
            </w:r>
            <w:ins w:id="163" w:author="Sandeep Prakash" w:date="2021-02-04T22:12:00Z">
              <w:r w:rsidR="002E365C" w:rsidRPr="002E365C">
                <w:rPr>
                  <w:lang w:val="en-GB"/>
                  <w:rPrChange w:id="164" w:author="Sandeep Prakash" w:date="2021-02-04T22:12:00Z">
                    <w:rPr>
                      <w:iCs/>
                      <w:noProof/>
                      <w:lang w:val="en-GB"/>
                    </w:rPr>
                  </w:rPrChange>
                </w:rPr>
                <w:instrText>4</w:instrText>
              </w:r>
            </w:ins>
            <w:del w:id="165" w:author="Sandeep Prakash" w:date="2021-02-04T22:12:00Z">
              <w:r w:rsidR="004B3AAB" w:rsidRPr="004B3AAB" w:rsidDel="002E365C">
                <w:rPr>
                  <w:lang w:val="en-GB"/>
                </w:rPr>
                <w:delInstrText>3</w:delInstrText>
              </w:r>
            </w:del>
            <w:r>
              <w:rPr>
                <w:lang w:val="en-GB"/>
              </w:rPr>
              <w:fldChar w:fldCharType="end"/>
            </w:r>
            <w:r>
              <w:rPr>
                <w:lang w:val="en-GB"/>
              </w:rPr>
              <w:fldChar w:fldCharType="end"/>
            </w:r>
            <w:r>
              <w:rPr>
                <w:lang w:val="en-GB"/>
              </w:rPr>
              <w:t>c)</w:t>
            </w:r>
          </w:p>
        </w:tc>
      </w:tr>
      <w:tr w:rsidR="0008326A" w:rsidDel="00F96952" w14:paraId="7135EDC7" w14:textId="4B1B02D7" w:rsidTr="00E25364">
        <w:tblPrEx>
          <w:tblPrExChange w:id="166" w:author="Sandeep Prakash" w:date="2021-02-04T22:13: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del w:id="167" w:author="Sandeep Prakash" w:date="2021-02-04T22:02:00Z"/>
          <w:trPrChange w:id="168" w:author="Sandeep Prakash" w:date="2021-02-04T22:13:00Z">
            <w:trPr>
              <w:gridAfter w:val="0"/>
            </w:trPr>
          </w:trPrChange>
        </w:trPr>
        <w:tc>
          <w:tcPr>
            <w:tcW w:w="1096" w:type="dxa"/>
            <w:shd w:val="clear" w:color="auto" w:fill="auto"/>
            <w:vAlign w:val="center"/>
            <w:tcPrChange w:id="169" w:author="Sandeep Prakash" w:date="2021-02-04T22:13:00Z">
              <w:tcPr>
                <w:tcW w:w="1096" w:type="dxa"/>
                <w:gridSpan w:val="2"/>
                <w:shd w:val="clear" w:color="auto" w:fill="auto"/>
                <w:vAlign w:val="center"/>
              </w:tcPr>
            </w:tcPrChange>
          </w:tcPr>
          <w:p w14:paraId="6D6A4A01" w14:textId="76F19548" w:rsidR="00F835A9" w:rsidDel="00F96952" w:rsidRDefault="00F0315A" w:rsidP="00492DE0">
            <w:pPr>
              <w:pStyle w:val="Els-body-text"/>
              <w:jc w:val="right"/>
              <w:rPr>
                <w:del w:id="170" w:author="Sandeep Prakash" w:date="2021-02-04T22:02:00Z"/>
                <w:iCs/>
                <w:lang w:val="en-GB"/>
              </w:rPr>
            </w:pPr>
            <w:del w:id="171" w:author="Sandeep Prakash" w:date="2021-02-04T22:02:00Z">
              <w:r w:rsidRPr="00F0315A" w:rsidDel="00F96952">
                <w:rPr>
                  <w:position w:val="-14"/>
                </w:rPr>
                <w:object w:dxaOrig="760" w:dyaOrig="420" w14:anchorId="55AB6E64">
                  <v:shape id="_x0000_i1083" type="#_x0000_t75" style="width:35.25pt;height:21.75pt" o:ole="">
                    <v:imagedata r:id="rId128" o:title=""/>
                  </v:shape>
                  <o:OLEObject Type="Embed" ProgID="Equation.DSMT4" ShapeID="_x0000_i1083" DrawAspect="Content" ObjectID="_1674658115" r:id="rId129"/>
                </w:object>
              </w:r>
            </w:del>
          </w:p>
        </w:tc>
        <w:tc>
          <w:tcPr>
            <w:tcW w:w="4149" w:type="dxa"/>
            <w:shd w:val="clear" w:color="auto" w:fill="auto"/>
            <w:vAlign w:val="center"/>
            <w:tcPrChange w:id="172" w:author="Sandeep Prakash" w:date="2021-02-04T22:13:00Z">
              <w:tcPr>
                <w:tcW w:w="4496" w:type="dxa"/>
                <w:gridSpan w:val="3"/>
                <w:shd w:val="clear" w:color="auto" w:fill="auto"/>
                <w:vAlign w:val="center"/>
              </w:tcPr>
            </w:tcPrChange>
          </w:tcPr>
          <w:p w14:paraId="21A60712" w14:textId="28508644" w:rsidR="00F835A9" w:rsidDel="00F96952" w:rsidRDefault="00F0315A" w:rsidP="00604C6C">
            <w:pPr>
              <w:pStyle w:val="Els-body-text"/>
              <w:jc w:val="left"/>
              <w:rPr>
                <w:del w:id="173" w:author="Sandeep Prakash" w:date="2021-02-04T22:02:00Z"/>
                <w:iCs/>
                <w:lang w:val="en-GB"/>
              </w:rPr>
            </w:pPr>
            <w:del w:id="174" w:author="Sandeep Prakash" w:date="2021-02-04T22:02:00Z">
              <w:r w:rsidRPr="00F0315A" w:rsidDel="00F96952">
                <w:rPr>
                  <w:position w:val="-20"/>
                </w:rPr>
                <w:object w:dxaOrig="3640" w:dyaOrig="499" w14:anchorId="43FCDD86">
                  <v:shape id="_x0000_i1084" type="#_x0000_t75" style="width:179.25pt;height:21.75pt" o:ole="">
                    <v:imagedata r:id="rId130" o:title=""/>
                  </v:shape>
                  <o:OLEObject Type="Embed" ProgID="Equation.DSMT4" ShapeID="_x0000_i1084" DrawAspect="Content" ObjectID="_1674658116" r:id="rId131"/>
                </w:object>
              </w:r>
            </w:del>
          </w:p>
        </w:tc>
        <w:tc>
          <w:tcPr>
            <w:tcW w:w="1343" w:type="dxa"/>
            <w:shd w:val="clear" w:color="auto" w:fill="auto"/>
            <w:vAlign w:val="center"/>
            <w:tcPrChange w:id="175" w:author="Sandeep Prakash" w:date="2021-02-04T22:13:00Z">
              <w:tcPr>
                <w:tcW w:w="996" w:type="dxa"/>
                <w:shd w:val="clear" w:color="auto" w:fill="auto"/>
                <w:vAlign w:val="center"/>
              </w:tcPr>
            </w:tcPrChange>
          </w:tcPr>
          <w:p w14:paraId="66FE78AF" w14:textId="4DCA8104" w:rsidR="00F835A9" w:rsidDel="00F96952" w:rsidRDefault="00F0315A" w:rsidP="00492DE0">
            <w:pPr>
              <w:pStyle w:val="Els-body-text"/>
              <w:jc w:val="left"/>
              <w:rPr>
                <w:del w:id="176" w:author="Sandeep Prakash" w:date="2021-02-04T22:02:00Z"/>
                <w:iCs/>
                <w:lang w:val="en-GB"/>
              </w:rPr>
            </w:pPr>
            <w:del w:id="177" w:author="Sandeep Prakash" w:date="2021-02-04T22:02:00Z">
              <w:r w:rsidRPr="00F0315A" w:rsidDel="00F96952">
                <w:rPr>
                  <w:position w:val="-10"/>
                </w:rPr>
                <w:object w:dxaOrig="680" w:dyaOrig="279" w14:anchorId="0512E428">
                  <v:shape id="_x0000_i1085" type="#_x0000_t75" style="width:36.75pt;height:14.25pt" o:ole="">
                    <v:imagedata r:id="rId132" o:title=""/>
                  </v:shape>
                  <o:OLEObject Type="Embed" ProgID="Equation.DSMT4" ShapeID="_x0000_i1085" DrawAspect="Content" ObjectID="_1674658117" r:id="rId133"/>
                </w:object>
              </w:r>
            </w:del>
          </w:p>
        </w:tc>
        <w:tc>
          <w:tcPr>
            <w:tcW w:w="607" w:type="dxa"/>
            <w:shd w:val="clear" w:color="auto" w:fill="auto"/>
            <w:vAlign w:val="center"/>
            <w:tcPrChange w:id="178" w:author="Sandeep Prakash" w:date="2021-02-04T22:13:00Z">
              <w:tcPr>
                <w:tcW w:w="607" w:type="dxa"/>
                <w:gridSpan w:val="2"/>
                <w:shd w:val="clear" w:color="auto" w:fill="auto"/>
                <w:vAlign w:val="center"/>
              </w:tcPr>
            </w:tcPrChange>
          </w:tcPr>
          <w:p w14:paraId="7969F702" w14:textId="7C25A43F" w:rsidR="00F835A9" w:rsidDel="00F96952" w:rsidRDefault="00F835A9" w:rsidP="00604C6C">
            <w:pPr>
              <w:pStyle w:val="Els-body-text"/>
              <w:jc w:val="right"/>
              <w:rPr>
                <w:del w:id="179" w:author="Sandeep Prakash" w:date="2021-02-04T22:02:00Z"/>
                <w:iCs/>
                <w:lang w:val="en-GB"/>
              </w:rPr>
            </w:pPr>
            <w:del w:id="180" w:author="Sandeep Prakash" w:date="2021-02-04T22:02:00Z">
              <w:r w:rsidDel="00F96952">
                <w:rPr>
                  <w:iCs/>
                  <w:lang w:val="en-GB"/>
                </w:rPr>
                <w:delText>(</w:delText>
              </w:r>
              <w:r w:rsidDel="00F96952">
                <w:fldChar w:fldCharType="begin"/>
              </w:r>
              <w:r w:rsidDel="00F96952">
                <w:rPr>
                  <w:lang w:val="en-GB"/>
                </w:rPr>
                <w:delInstrText xml:space="preserve"> GOTOBUTTON ZEqnNum881464  \* MERGEFORMAT </w:delInstrText>
              </w:r>
              <w:r w:rsidDel="00F96952">
                <w:fldChar w:fldCharType="begin"/>
              </w:r>
              <w:r w:rsidDel="00F96952">
                <w:rPr>
                  <w:lang w:val="en-GB"/>
                </w:rPr>
                <w:delInstrText xml:space="preserve"> REF ZEqnNum881464 \* Charformat \! \* MERGEFORMAT </w:delInstrText>
              </w:r>
              <w:r w:rsidDel="00F96952">
                <w:fldChar w:fldCharType="separate"/>
              </w:r>
              <w:r w:rsidR="004B3AAB" w:rsidRPr="004B3AAB" w:rsidDel="00F96952">
                <w:rPr>
                  <w:lang w:val="en-GB"/>
                </w:rPr>
                <w:delInstrText>3</w:delInstrText>
              </w:r>
              <w:r w:rsidDel="00F96952">
                <w:fldChar w:fldCharType="end"/>
              </w:r>
              <w:r w:rsidDel="00F96952">
                <w:fldChar w:fldCharType="end"/>
              </w:r>
              <w:r w:rsidDel="00F96952">
                <w:rPr>
                  <w:lang w:val="en-GB"/>
                </w:rPr>
                <w:delText>d)</w:delText>
              </w:r>
            </w:del>
          </w:p>
        </w:tc>
      </w:tr>
    </w:tbl>
    <w:p w14:paraId="1A7F1CC3" w14:textId="342E863F" w:rsidR="001601EF" w:rsidRPr="00756876" w:rsidRDefault="006F2F8C" w:rsidP="00CB74FE">
      <w:pPr>
        <w:pStyle w:val="Els-body-text"/>
        <w:spacing w:before="120" w:after="120"/>
      </w:pPr>
      <w:r>
        <w:rPr>
          <w:lang w:val="en-GB"/>
        </w:rPr>
        <w:t>S</w:t>
      </w:r>
      <w:r w:rsidR="009E5F6F">
        <w:rPr>
          <w:lang w:val="en-GB"/>
        </w:rPr>
        <w:t xml:space="preserve">tep </w:t>
      </w:r>
      <w:r w:rsidR="009E5F6F">
        <w:rPr>
          <w:iCs/>
          <w:lang w:val="en-GB"/>
        </w:rPr>
        <w:t>(</w:t>
      </w:r>
      <w:r w:rsidR="009E5F6F">
        <w:rPr>
          <w:lang w:val="en-GB"/>
        </w:rPr>
        <w:fldChar w:fldCharType="begin"/>
      </w:r>
      <w:r w:rsidR="009E5F6F">
        <w:rPr>
          <w:lang w:val="en-GB"/>
        </w:rPr>
        <w:instrText xml:space="preserve"> GOTOBUTTON ZEqnNum881464  \* MERGEFORMAT </w:instrText>
      </w:r>
      <w:r w:rsidR="009E5F6F">
        <w:rPr>
          <w:lang w:val="en-GB"/>
        </w:rPr>
        <w:fldChar w:fldCharType="begin"/>
      </w:r>
      <w:r w:rsidR="009E5F6F">
        <w:rPr>
          <w:lang w:val="en-GB"/>
        </w:rPr>
        <w:instrText xml:space="preserve"> REF ZEqnNum881464 \* Charformat \! \* MERGEFORMAT </w:instrText>
      </w:r>
      <w:r w:rsidR="009E5F6F">
        <w:rPr>
          <w:lang w:val="en-GB"/>
        </w:rPr>
        <w:fldChar w:fldCharType="separate"/>
      </w:r>
      <w:ins w:id="181" w:author="Sandeep Prakash" w:date="2021-02-04T22:12:00Z">
        <w:r w:rsidR="002E365C" w:rsidRPr="002E365C">
          <w:rPr>
            <w:lang w:val="en-GB"/>
            <w:rPrChange w:id="182" w:author="Sandeep Prakash" w:date="2021-02-04T22:12:00Z">
              <w:rPr>
                <w:iCs/>
                <w:noProof/>
                <w:lang w:val="en-GB"/>
              </w:rPr>
            </w:rPrChange>
          </w:rPr>
          <w:instrText>4</w:instrText>
        </w:r>
      </w:ins>
      <w:del w:id="183" w:author="Sandeep Prakash" w:date="2021-02-04T22:12:00Z">
        <w:r w:rsidR="004B3AAB" w:rsidRPr="004B3AAB" w:rsidDel="002E365C">
          <w:rPr>
            <w:lang w:val="en-GB"/>
          </w:rPr>
          <w:delInstrText>3</w:delInstrText>
        </w:r>
      </w:del>
      <w:r w:rsidR="009E5F6F">
        <w:rPr>
          <w:lang w:val="en-GB"/>
        </w:rPr>
        <w:fldChar w:fldCharType="end"/>
      </w:r>
      <w:r w:rsidR="009E5F6F">
        <w:rPr>
          <w:lang w:val="en-GB"/>
        </w:rPr>
        <w:fldChar w:fldCharType="end"/>
      </w:r>
      <w:r w:rsidR="009E5F6F">
        <w:rPr>
          <w:lang w:val="en-GB"/>
        </w:rPr>
        <w:t xml:space="preserve">a) </w:t>
      </w:r>
      <w:r w:rsidR="00401A52">
        <w:rPr>
          <w:lang w:val="en-GB"/>
        </w:rPr>
        <w:t xml:space="preserve">involves solving an optimization problem for each partition while the global variable is kept constant. </w:t>
      </w:r>
      <w:r>
        <w:rPr>
          <w:lang w:val="en-GB"/>
        </w:rPr>
        <w:t>Th</w:t>
      </w:r>
      <w:r w:rsidR="00667187">
        <w:rPr>
          <w:lang w:val="en-GB"/>
        </w:rPr>
        <w:t xml:space="preserve">is </w:t>
      </w:r>
      <w:r w:rsidR="00445135">
        <w:rPr>
          <w:lang w:val="en-GB"/>
        </w:rPr>
        <w:t xml:space="preserve">is the </w:t>
      </w:r>
      <w:r w:rsidR="006821C4">
        <w:rPr>
          <w:lang w:val="en-GB"/>
        </w:rPr>
        <w:t xml:space="preserve">computationally expensive </w:t>
      </w:r>
      <w:r w:rsidR="00667187">
        <w:rPr>
          <w:lang w:val="en-GB"/>
        </w:rPr>
        <w:t>step</w:t>
      </w:r>
      <w:r w:rsidR="00A72C92">
        <w:rPr>
          <w:lang w:val="en-GB"/>
        </w:rPr>
        <w:t xml:space="preserve"> in the approach</w:t>
      </w:r>
      <w:del w:id="184" w:author="Sandeep Prakash" w:date="2021-02-09T14:08:00Z">
        <w:r w:rsidR="006821C4" w:rsidDel="0049469A">
          <w:rPr>
            <w:lang w:val="en-GB"/>
          </w:rPr>
          <w:delText>,</w:delText>
        </w:r>
      </w:del>
      <w:r w:rsidR="006821C4">
        <w:rPr>
          <w:lang w:val="en-GB"/>
        </w:rPr>
        <w:t xml:space="preserve"> but </w:t>
      </w:r>
      <w:r w:rsidR="0012617B">
        <w:rPr>
          <w:lang w:val="en-GB"/>
        </w:rPr>
        <w:t xml:space="preserve">can be solved </w:t>
      </w:r>
      <w:r w:rsidR="00667187">
        <w:rPr>
          <w:lang w:val="en-GB"/>
        </w:rPr>
        <w:t xml:space="preserve">using </w:t>
      </w:r>
      <w:r w:rsidR="0012617B">
        <w:rPr>
          <w:lang w:val="en-GB"/>
        </w:rPr>
        <w:t>separate machines</w:t>
      </w:r>
      <w:r w:rsidR="00C74DB6">
        <w:rPr>
          <w:lang w:val="en-GB"/>
        </w:rPr>
        <w:t xml:space="preserve"> </w:t>
      </w:r>
      <w:r>
        <w:rPr>
          <w:lang w:val="en-GB"/>
        </w:rPr>
        <w:t>and</w:t>
      </w:r>
      <w:r w:rsidR="00667187">
        <w:rPr>
          <w:lang w:val="en-GB"/>
        </w:rPr>
        <w:t xml:space="preserve"> in </w:t>
      </w:r>
      <w:r w:rsidR="00C74DB6">
        <w:rPr>
          <w:lang w:val="en-GB"/>
        </w:rPr>
        <w:t>parallel</w:t>
      </w:r>
      <w:r w:rsidR="00206270">
        <w:rPr>
          <w:lang w:val="en-GB"/>
        </w:rPr>
        <w:t xml:space="preserve"> to speed</w:t>
      </w:r>
      <w:r w:rsidR="000576F2">
        <w:rPr>
          <w:lang w:val="en-GB"/>
        </w:rPr>
        <w:t xml:space="preserve"> up </w:t>
      </w:r>
      <w:r w:rsidR="00A72C92">
        <w:rPr>
          <w:lang w:val="en-GB"/>
        </w:rPr>
        <w:t>convergence</w:t>
      </w:r>
      <w:r w:rsidR="00C74DB6">
        <w:rPr>
          <w:lang w:val="en-GB"/>
        </w:rPr>
        <w:t>. Step (</w:t>
      </w:r>
      <w:r w:rsidR="00C74DB6">
        <w:rPr>
          <w:lang w:val="en-GB"/>
        </w:rPr>
        <w:fldChar w:fldCharType="begin"/>
      </w:r>
      <w:r w:rsidR="00C74DB6">
        <w:rPr>
          <w:lang w:val="en-GB"/>
        </w:rPr>
        <w:instrText xml:space="preserve"> GOTOBUTTON ZEqnNum881464  \* MERGEFORMAT </w:instrText>
      </w:r>
      <w:r w:rsidR="00C74DB6">
        <w:rPr>
          <w:lang w:val="en-GB"/>
        </w:rPr>
        <w:fldChar w:fldCharType="begin"/>
      </w:r>
      <w:r w:rsidR="00C74DB6">
        <w:rPr>
          <w:lang w:val="en-GB"/>
        </w:rPr>
        <w:instrText xml:space="preserve"> REF ZEqnNum881464 \* Charformat \! \* MERGEFORMAT </w:instrText>
      </w:r>
      <w:r w:rsidR="00C74DB6">
        <w:rPr>
          <w:lang w:val="en-GB"/>
        </w:rPr>
        <w:fldChar w:fldCharType="separate"/>
      </w:r>
      <w:ins w:id="185" w:author="Sandeep Prakash" w:date="2021-02-04T22:12:00Z">
        <w:r w:rsidR="002E365C" w:rsidRPr="002E365C">
          <w:rPr>
            <w:lang w:val="en-GB"/>
            <w:rPrChange w:id="186" w:author="Sandeep Prakash" w:date="2021-02-04T22:12:00Z">
              <w:rPr>
                <w:iCs/>
                <w:noProof/>
                <w:lang w:val="en-GB"/>
              </w:rPr>
            </w:rPrChange>
          </w:rPr>
          <w:instrText>4</w:instrText>
        </w:r>
      </w:ins>
      <w:del w:id="187" w:author="Sandeep Prakash" w:date="2021-02-04T22:12:00Z">
        <w:r w:rsidR="004B3AAB" w:rsidRPr="004B3AAB" w:rsidDel="002E365C">
          <w:rPr>
            <w:lang w:val="en-GB"/>
          </w:rPr>
          <w:delInstrText>3</w:delInstrText>
        </w:r>
      </w:del>
      <w:r w:rsidR="00C74DB6">
        <w:rPr>
          <w:lang w:val="en-GB"/>
        </w:rPr>
        <w:fldChar w:fldCharType="end"/>
      </w:r>
      <w:r w:rsidR="00C74DB6">
        <w:rPr>
          <w:lang w:val="en-GB"/>
        </w:rPr>
        <w:fldChar w:fldCharType="end"/>
      </w:r>
      <w:r w:rsidR="00C74DB6">
        <w:rPr>
          <w:lang w:val="en-GB"/>
        </w:rPr>
        <w:t xml:space="preserve">b) is the minimization of the AL function while the </w:t>
      </w:r>
      <w:r w:rsidR="00D762FD">
        <w:rPr>
          <w:lang w:val="en-GB"/>
        </w:rPr>
        <w:t xml:space="preserve">local variables in partitions are kept constant. This step for consensus problems </w:t>
      </w:r>
      <w:r w:rsidR="00CC0EFC">
        <w:rPr>
          <w:lang w:val="en-GB"/>
        </w:rPr>
        <w:t xml:space="preserve">reduces to finding the minimum of a quadratic function and can be shown to be the averaging operator </w:t>
      </w:r>
      <w:r w:rsidR="003C78C7">
        <w:rPr>
          <w:lang w:val="en-GB"/>
        </w:rPr>
        <w:fldChar w:fldCharType="begin" w:fldLock="1"/>
      </w:r>
      <w:r w:rsidR="006277BB">
        <w:rPr>
          <w:lang w:val="en-GB"/>
        </w:rPr>
        <w:instrText>ADDIN CSL_CITATION {"citationItems":[{"id":"ITEM-1","itemData":{"DOI":"10.1016/j.compchemeng.2018.08.036","ISSN":"00981354","abstract":"We study connections between the alternating direction method of multipliers (ADMM), the classical method of multipliers (MM), and progressive hedging (PH). The connections are used to derive benchmark metrics and strategies to monitor and accelerate convergence and to help explain why ADMM and PH are capable of solving complex nonconvex NLPs. Specifically, we observe that ADMM is an inexact version of MM and approaches its performance when multiple coordination steps are performed. In addition, we use the observation that PH is a specialization of ADMM and borrow Lyapunov function and primal-dual feasibility metrics used in ADMM to explain why PH is capable of solving nonconvex NLPs. This analysis also highlights that specialized PH schemes can be derived to tackle a wider range of stochastic programs and even other problem classes. Our exposition is tutorial in nature and seeks to to motivate algorithmic improvements and new decomposition strategies","author":[{"dropping-particle":"","family":"Rodriguez","given":"Jose S.","non-dropping-particle":"","parse-names":false,"suffix":""},{"dropping-particle":"","family":"Nicholson","given":"Bethany","non-dropping-particle":"","parse-names":false,"suffix":""},{"dropping-particle":"","family":"Laird","given":"Carl","non-dropping-particle":"","parse-names":false,"suffix":""},{"dropping-particle":"","family":"Zavala","given":"Victor M.","non-dropping-particle":"","parse-names":false,"suffix":""}],"container-title":"Computers and Chemical Engineering","id":"ITEM-1","issued":{"date-parts":[["2018"]]},"page":"315-325","publisher":"Elsevier Ltd","title":"Benchmarking ADMM in nonconvex NLPs","type":"article-journal","volume":"119"},"uris":["http://www.mendeley.com/documents/?uuid=05c06666-6bb2-4730-b0c7-69fa657b4f69"]}],"mendeley":{"formattedCitation":"(Rodriguez et al., 2018)","plainTextFormattedCitation":"(Rodriguez et al., 2018)","previouslyFormattedCitation":"(Rodriguez et al., 2018)"},"properties":{"noteIndex":0},"schema":"https://github.com/citation-style-language/schema/raw/master/csl-citation.json"}</w:instrText>
      </w:r>
      <w:r w:rsidR="003C78C7">
        <w:rPr>
          <w:lang w:val="en-GB"/>
        </w:rPr>
        <w:fldChar w:fldCharType="separate"/>
      </w:r>
      <w:r w:rsidR="00ED70EE" w:rsidRPr="00ED70EE">
        <w:rPr>
          <w:noProof/>
          <w:lang w:val="en-GB"/>
        </w:rPr>
        <w:t>(Rodriguez et al., 2018)</w:t>
      </w:r>
      <w:r w:rsidR="003C78C7">
        <w:rPr>
          <w:lang w:val="en-GB"/>
        </w:rPr>
        <w:fldChar w:fldCharType="end"/>
      </w:r>
      <w:r w:rsidR="00DD3DAC">
        <w:rPr>
          <w:lang w:val="en-GB"/>
        </w:rPr>
        <w:t xml:space="preserve"> as</w:t>
      </w:r>
      <w:r w:rsidR="00094A2C">
        <w:rPr>
          <w:lang w:val="en-GB"/>
        </w:rPr>
        <w:t>,</w:t>
      </w:r>
      <w:r w:rsidR="00DD3DAC">
        <w:rPr>
          <w:lang w:val="en-GB"/>
        </w:rPr>
        <w:t xml:space="preserve"> </w:t>
      </w:r>
    </w:p>
    <w:tbl>
      <w:tblPr>
        <w:tblStyle w:val="TableGrid"/>
        <w:tblW w:w="7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6400"/>
      </w:tblGrid>
      <w:tr w:rsidR="00F03D8B" w14:paraId="5AA31ACA" w14:textId="77777777" w:rsidTr="00A07020">
        <w:tc>
          <w:tcPr>
            <w:tcW w:w="695" w:type="dxa"/>
            <w:vAlign w:val="center"/>
          </w:tcPr>
          <w:p w14:paraId="6E42906E" w14:textId="77777777" w:rsidR="00F03D8B" w:rsidRPr="00FF24C1" w:rsidRDefault="00F03D8B" w:rsidP="00604C6C">
            <w:pPr>
              <w:pStyle w:val="Els-body-text"/>
              <w:jc w:val="left"/>
              <w:rPr>
                <w:lang w:val="en-GB"/>
              </w:rPr>
            </w:pPr>
          </w:p>
        </w:tc>
        <w:tc>
          <w:tcPr>
            <w:tcW w:w="6400" w:type="dxa"/>
            <w:vAlign w:val="center"/>
          </w:tcPr>
          <w:p w14:paraId="3B76E104" w14:textId="174B774E" w:rsidR="00F03D8B" w:rsidRDefault="00F0315A" w:rsidP="00604C6C">
            <w:pPr>
              <w:pStyle w:val="Els-body-text"/>
              <w:jc w:val="left"/>
              <w:rPr>
                <w:lang w:val="en-GB"/>
              </w:rPr>
            </w:pPr>
            <w:r w:rsidRPr="00F0315A">
              <w:rPr>
                <w:position w:val="-32"/>
              </w:rPr>
              <w:object w:dxaOrig="2040" w:dyaOrig="660" w14:anchorId="03458A8C">
                <v:shape id="_x0000_i1086" type="#_x0000_t75" style="width:101.25pt;height:36.75pt" o:ole="">
                  <v:imagedata r:id="rId134" o:title=""/>
                </v:shape>
                <o:OLEObject Type="Embed" ProgID="Equation.DSMT4" ShapeID="_x0000_i1086" DrawAspect="Content" ObjectID="_1674658118" r:id="rId135"/>
              </w:object>
            </w:r>
          </w:p>
        </w:tc>
      </w:tr>
    </w:tbl>
    <w:p w14:paraId="5FC4845E" w14:textId="5D8E6576" w:rsidR="001F00DF" w:rsidRPr="00C43015" w:rsidRDefault="00961833">
      <w:pPr>
        <w:pStyle w:val="Els-body-text"/>
        <w:rPr>
          <w:lang w:val="en-GB"/>
        </w:rPr>
        <w:pPrChange w:id="188" w:author="Sandeep Prakash" w:date="2021-02-04T21:55:00Z">
          <w:pPr>
            <w:pStyle w:val="Els-body-text"/>
            <w:spacing w:before="120" w:after="120"/>
          </w:pPr>
        </w:pPrChange>
      </w:pPr>
      <w:r>
        <w:rPr>
          <w:lang w:val="en-GB"/>
        </w:rPr>
        <w:t xml:space="preserve">where </w:t>
      </w:r>
      <w:r w:rsidR="00F0315A" w:rsidRPr="00F0315A">
        <w:rPr>
          <w:position w:val="-12"/>
        </w:rPr>
        <w:object w:dxaOrig="660" w:dyaOrig="320" w14:anchorId="0A610203">
          <v:shape id="_x0000_i1087" type="#_x0000_t75" style="width:36.75pt;height:14.25pt" o:ole="">
            <v:imagedata r:id="rId136" o:title=""/>
          </v:shape>
          <o:OLEObject Type="Embed" ProgID="Equation.DSMT4" ShapeID="_x0000_i1087" DrawAspect="Content" ObjectID="_1674658119" r:id="rId137"/>
        </w:object>
      </w:r>
      <w:r w:rsidR="00427083">
        <w:rPr>
          <w:lang w:val="en-GB"/>
        </w:rPr>
        <w:t xml:space="preserve"> denotes the set of partitions </w:t>
      </w:r>
      <w:r w:rsidR="0073107A">
        <w:rPr>
          <w:lang w:val="en-GB"/>
        </w:rPr>
        <w:t xml:space="preserve">connected to the </w:t>
      </w:r>
      <w:proofErr w:type="spellStart"/>
      <w:r w:rsidR="00FA415A" w:rsidRPr="00FA415A">
        <w:rPr>
          <w:i/>
          <w:iCs/>
          <w:lang w:val="en-GB"/>
        </w:rPr>
        <w:t>j</w:t>
      </w:r>
      <w:r w:rsidR="00FA415A" w:rsidRPr="00FA415A">
        <w:rPr>
          <w:i/>
          <w:iCs/>
          <w:vertAlign w:val="superscript"/>
          <w:lang w:val="en-GB"/>
        </w:rPr>
        <w:t>th</w:t>
      </w:r>
      <w:proofErr w:type="spellEnd"/>
      <w:r w:rsidR="00FA415A">
        <w:rPr>
          <w:lang w:val="en-GB"/>
        </w:rPr>
        <w:t xml:space="preserve"> element of the </w:t>
      </w:r>
      <w:r w:rsidR="0073107A">
        <w:rPr>
          <w:lang w:val="en-GB"/>
        </w:rPr>
        <w:t>global variable. Step</w:t>
      </w:r>
      <w:del w:id="189" w:author="Sandeep Prakash" w:date="2021-02-04T22:04:00Z">
        <w:r w:rsidR="0073107A" w:rsidDel="005E5093">
          <w:rPr>
            <w:lang w:val="en-GB"/>
          </w:rPr>
          <w:delText>s</w:delText>
        </w:r>
      </w:del>
      <w:r w:rsidR="0073107A">
        <w:rPr>
          <w:lang w:val="en-GB"/>
        </w:rPr>
        <w:t xml:space="preserve"> (</w:t>
      </w:r>
      <w:r w:rsidR="0073107A">
        <w:rPr>
          <w:lang w:val="en-GB"/>
        </w:rPr>
        <w:fldChar w:fldCharType="begin"/>
      </w:r>
      <w:r w:rsidR="0073107A">
        <w:rPr>
          <w:lang w:val="en-GB"/>
        </w:rPr>
        <w:instrText xml:space="preserve"> GOTOBUTTON ZEqnNum881464  \* MERGEFORMAT </w:instrText>
      </w:r>
      <w:r w:rsidR="0073107A">
        <w:rPr>
          <w:lang w:val="en-GB"/>
        </w:rPr>
        <w:fldChar w:fldCharType="begin"/>
      </w:r>
      <w:r w:rsidR="0073107A">
        <w:rPr>
          <w:lang w:val="en-GB"/>
        </w:rPr>
        <w:instrText xml:space="preserve"> REF ZEqnNum881464 \* Charformat \! \* MERGEFORMAT </w:instrText>
      </w:r>
      <w:r w:rsidR="0073107A">
        <w:rPr>
          <w:lang w:val="en-GB"/>
        </w:rPr>
        <w:fldChar w:fldCharType="separate"/>
      </w:r>
      <w:ins w:id="190" w:author="Sandeep Prakash" w:date="2021-02-04T22:12:00Z">
        <w:r w:rsidR="002E365C" w:rsidRPr="002E365C">
          <w:rPr>
            <w:lang w:val="en-GB"/>
            <w:rPrChange w:id="191" w:author="Sandeep Prakash" w:date="2021-02-04T22:12:00Z">
              <w:rPr>
                <w:iCs/>
                <w:noProof/>
                <w:lang w:val="en-GB"/>
              </w:rPr>
            </w:rPrChange>
          </w:rPr>
          <w:instrText>4</w:instrText>
        </w:r>
      </w:ins>
      <w:del w:id="192" w:author="Sandeep Prakash" w:date="2021-02-04T22:12:00Z">
        <w:r w:rsidR="004B3AAB" w:rsidRPr="004B3AAB" w:rsidDel="002E365C">
          <w:rPr>
            <w:lang w:val="en-GB"/>
          </w:rPr>
          <w:delInstrText>3</w:delInstrText>
        </w:r>
      </w:del>
      <w:r w:rsidR="0073107A">
        <w:rPr>
          <w:lang w:val="en-GB"/>
        </w:rPr>
        <w:fldChar w:fldCharType="end"/>
      </w:r>
      <w:r w:rsidR="0073107A">
        <w:rPr>
          <w:lang w:val="en-GB"/>
        </w:rPr>
        <w:fldChar w:fldCharType="end"/>
      </w:r>
      <w:r w:rsidR="00907AAD">
        <w:rPr>
          <w:lang w:val="en-GB"/>
        </w:rPr>
        <w:t>c)</w:t>
      </w:r>
      <w:del w:id="193" w:author="Sandeep Prakash" w:date="2021-02-04T22:04:00Z">
        <w:r w:rsidR="00907AAD" w:rsidDel="005E5093">
          <w:rPr>
            <w:lang w:val="en-GB"/>
          </w:rPr>
          <w:delText xml:space="preserve"> and (</w:delText>
        </w:r>
      </w:del>
      <w:ins w:id="194" w:author="Sandeep Prakash" w:date="2021-02-04T22:04:00Z">
        <w:r w:rsidR="005E5093" w:rsidDel="005E5093">
          <w:rPr>
            <w:lang w:val="en-GB"/>
          </w:rPr>
          <w:t xml:space="preserve"> </w:t>
        </w:r>
      </w:ins>
      <w:del w:id="195" w:author="Sandeep Prakash" w:date="2021-02-04T22:04:00Z">
        <w:r w:rsidR="00907AAD" w:rsidDel="005E5093">
          <w:rPr>
            <w:lang w:val="en-GB"/>
          </w:rPr>
          <w:fldChar w:fldCharType="begin"/>
        </w:r>
        <w:r w:rsidR="00907AAD" w:rsidRPr="005E5093" w:rsidDel="005E5093">
          <w:rPr>
            <w:lang w:val="en-GB"/>
          </w:rPr>
          <w:delInstrText xml:space="preserve"> GOTOBUTTON ZEqnNum881464  \* MERGEFORMAT </w:delInstrText>
        </w:r>
        <w:r w:rsidR="00907AAD" w:rsidRPr="005E5093" w:rsidDel="005E5093">
          <w:rPr>
            <w:lang w:val="en-GB"/>
            <w:rPrChange w:id="196" w:author="Sandeep Prakash" w:date="2021-02-04T22:04:00Z">
              <w:rPr>
                <w:lang w:val="en-GB"/>
              </w:rPr>
            </w:rPrChange>
          </w:rPr>
          <w:fldChar w:fldCharType="begin"/>
        </w:r>
        <w:r w:rsidR="00907AAD" w:rsidRPr="005E5093" w:rsidDel="005E5093">
          <w:rPr>
            <w:lang w:val="en-GB"/>
          </w:rPr>
          <w:delInstrText xml:space="preserve"> REF ZEqnNum881464 \* Charformat \! \* MERGEFORMAT </w:delInstrText>
        </w:r>
        <w:r w:rsidR="00907AAD" w:rsidRPr="005E5093" w:rsidDel="005E5093">
          <w:rPr>
            <w:lang w:val="en-GB"/>
            <w:rPrChange w:id="197" w:author="Sandeep Prakash" w:date="2021-02-04T22:04:00Z">
              <w:rPr>
                <w:lang w:val="en-GB"/>
              </w:rPr>
            </w:rPrChange>
          </w:rPr>
          <w:fldChar w:fldCharType="separate"/>
        </w:r>
        <w:r w:rsidR="004B3AAB" w:rsidRPr="005E5093" w:rsidDel="005E5093">
          <w:rPr>
            <w:lang w:val="en-GB"/>
          </w:rPr>
          <w:delInstrText>3</w:delInstrText>
        </w:r>
        <w:r w:rsidR="00907AAD" w:rsidRPr="005E5093" w:rsidDel="005E5093">
          <w:rPr>
            <w:lang w:val="en-GB"/>
            <w:rPrChange w:id="198" w:author="Sandeep Prakash" w:date="2021-02-04T22:04:00Z">
              <w:rPr>
                <w:lang w:val="en-GB"/>
              </w:rPr>
            </w:rPrChange>
          </w:rPr>
          <w:fldChar w:fldCharType="end"/>
        </w:r>
        <w:r w:rsidR="00907AAD" w:rsidDel="005E5093">
          <w:rPr>
            <w:lang w:val="en-GB"/>
          </w:rPr>
          <w:fldChar w:fldCharType="end"/>
        </w:r>
        <w:r w:rsidR="00907AAD" w:rsidDel="005E5093">
          <w:rPr>
            <w:lang w:val="en-GB"/>
          </w:rPr>
          <w:delText xml:space="preserve">d) are </w:delText>
        </w:r>
      </w:del>
      <w:ins w:id="199" w:author="Sandeep Prakash" w:date="2021-02-04T22:04:00Z">
        <w:r w:rsidR="005E5093">
          <w:rPr>
            <w:lang w:val="en-GB"/>
          </w:rPr>
          <w:t xml:space="preserve">is the </w:t>
        </w:r>
      </w:ins>
      <w:r w:rsidR="00907AAD">
        <w:rPr>
          <w:lang w:val="en-GB"/>
        </w:rPr>
        <w:t>update</w:t>
      </w:r>
      <w:del w:id="200" w:author="Sandeep Prakash" w:date="2021-02-04T22:04:00Z">
        <w:r w:rsidR="00907AAD" w:rsidDel="005E5093">
          <w:rPr>
            <w:lang w:val="en-GB"/>
          </w:rPr>
          <w:delText>s</w:delText>
        </w:r>
      </w:del>
      <w:r w:rsidR="00907AAD">
        <w:rPr>
          <w:lang w:val="en-GB"/>
        </w:rPr>
        <w:t xml:space="preserve"> to the lagrange multipliers of consensus constraints and can be carried out in each partition separately. </w:t>
      </w:r>
      <w:r w:rsidR="00AC6152">
        <w:rPr>
          <w:lang w:val="en-GB"/>
        </w:rPr>
        <w:t xml:space="preserve">The termination criteria </w:t>
      </w:r>
      <w:r w:rsidR="003A1904">
        <w:rPr>
          <w:lang w:val="en-GB"/>
        </w:rPr>
        <w:t>for ADMM iterations are that primal residual</w:t>
      </w:r>
      <w:r w:rsidR="00AE5E69">
        <w:rPr>
          <w:lang w:val="en-GB"/>
        </w:rPr>
        <w:t xml:space="preserve"> (</w:t>
      </w:r>
      <w:r w:rsidR="00F0315A" w:rsidRPr="00025957">
        <w:rPr>
          <w:position w:val="-4"/>
        </w:rPr>
        <w:object w:dxaOrig="320" w:dyaOrig="260" w14:anchorId="3723ABF6">
          <v:shape id="_x0000_i1088" type="#_x0000_t75" style="width:14.25pt;height:14.25pt" o:ole="">
            <v:imagedata r:id="rId138" o:title=""/>
          </v:shape>
          <o:OLEObject Type="Embed" ProgID="Equation.DSMT4" ShapeID="_x0000_i1088" DrawAspect="Content" ObjectID="_1674658120" r:id="rId139"/>
        </w:object>
      </w:r>
      <w:r w:rsidR="00AE5E69">
        <w:rPr>
          <w:lang w:val="en-GB"/>
        </w:rPr>
        <w:t>)</w:t>
      </w:r>
      <w:r w:rsidR="003A1904">
        <w:rPr>
          <w:lang w:val="en-GB"/>
        </w:rPr>
        <w:t xml:space="preserve"> and </w:t>
      </w:r>
      <w:ins w:id="201" w:author="Sandeep Prakash" w:date="2021-02-04T21:08:00Z">
        <w:r w:rsidR="00112120">
          <w:rPr>
            <w:lang w:val="en-GB"/>
          </w:rPr>
          <w:t xml:space="preserve">the </w:t>
        </w:r>
      </w:ins>
      <w:r w:rsidR="003A1904">
        <w:rPr>
          <w:lang w:val="en-GB"/>
        </w:rPr>
        <w:t>dual residual</w:t>
      </w:r>
      <w:ins w:id="202" w:author="Sandeep Prakash" w:date="2021-02-04T21:08:00Z">
        <w:r w:rsidR="00112120">
          <w:rPr>
            <w:lang w:val="en-GB"/>
          </w:rPr>
          <w:t>s</w:t>
        </w:r>
      </w:ins>
      <w:ins w:id="203" w:author="Sandeep Prakash" w:date="2021-02-04T22:01:00Z">
        <w:r w:rsidR="00E3306C">
          <w:rPr>
            <w:lang w:val="en-GB"/>
          </w:rPr>
          <w:t xml:space="preserve"> </w:t>
        </w:r>
      </w:ins>
      <w:del w:id="204" w:author="Sandeep Prakash" w:date="2021-02-04T22:01:00Z">
        <w:r w:rsidR="00CF0419" w:rsidDel="00E3306C">
          <w:rPr>
            <w:lang w:val="en-GB"/>
          </w:rPr>
          <w:delText xml:space="preserve"> </w:delText>
        </w:r>
      </w:del>
      <w:r w:rsidR="00CF0419">
        <w:rPr>
          <w:lang w:val="en-GB"/>
        </w:rPr>
        <w:t>(</w:t>
      </w:r>
      <w:r w:rsidR="00112120" w:rsidRPr="00870652">
        <w:rPr>
          <w:position w:val="-14"/>
        </w:rPr>
        <w:object w:dxaOrig="1680" w:dyaOrig="420" w14:anchorId="13675741">
          <v:shape id="_x0000_i1089" type="#_x0000_t75" style="width:75.75pt;height:21.75pt" o:ole="">
            <v:imagedata r:id="rId140" o:title=""/>
          </v:shape>
          <o:OLEObject Type="Embed" ProgID="Equation.DSMT4" ShapeID="_x0000_i1089" DrawAspect="Content" ObjectID="_1674658121" r:id="rId141"/>
        </w:object>
      </w:r>
      <w:r w:rsidR="00CF0419">
        <w:rPr>
          <w:lang w:val="en-GB"/>
        </w:rPr>
        <w:t>)</w:t>
      </w:r>
      <w:r w:rsidR="003A1904">
        <w:rPr>
          <w:lang w:val="en-GB"/>
        </w:rPr>
        <w:t xml:space="preserve"> </w:t>
      </w:r>
      <w:r w:rsidR="00C51200">
        <w:rPr>
          <w:lang w:val="en-GB"/>
        </w:rPr>
        <w:t>be</w:t>
      </w:r>
      <w:r w:rsidR="003A1904">
        <w:rPr>
          <w:lang w:val="en-GB"/>
        </w:rPr>
        <w:t xml:space="preserve"> </w:t>
      </w:r>
      <w:r w:rsidR="00AE5E69">
        <w:rPr>
          <w:lang w:val="en-GB"/>
        </w:rPr>
        <w:t xml:space="preserve">reasonably close to zero as explained in </w:t>
      </w:r>
      <w:r w:rsidR="00FF6AA2">
        <w:rPr>
          <w:lang w:val="en-GB"/>
        </w:rPr>
        <w:fldChar w:fldCharType="begin" w:fldLock="1"/>
      </w:r>
      <w:r w:rsidR="00124839">
        <w:rPr>
          <w:lang w:val="en-GB"/>
        </w:rPr>
        <w:instrText>ADDIN CSL_CITATION {"citationItems":[{"id":"ITEM-1","itemData":{"DOI":"10.1561/2200000016","ISSN":"19358237","abstract":"Many problems of recent interest in statistics and machine learning can be posed in the framework of convex optimization. Due to the explosion in size and complexity of modern datasets, it is increasingly important to be able to solve problems with a very large number of features or training examples. As a result, both the decentralized collection or storage of these datasets as well as accompanying distributed solution methods are either necessary or at least highly desirable. In this review, we argue that the alternating direction method of multipliers is well suited to distributed convex optimization, and in particular to large-scale problems arising in statistics, machine learning, and related areas. The method was developed in the 1970s, with roots in the 1950s, and is equivalent or closely related to many other algorithms, such as dual decomposition, the method of multipliers, Douglas-Rachford splitting, Spingarn's method of partial inverses, Dykstra's alternating projections, Bregman iterative algorithms for ℓ1 problems, proximal methods, and thers. After briefly surveying the theory and history of the algorithm, we discuss applications to a wide variety of statistical and machine learning problems of recent interest, including the lasso, sparse logistic regression, basis pursuit, covariance selection, support vector machines, and many others. We also discuss general distributed optimization, extensions to the nonconvex setting, and efficient implementation, including some details on distributed MPI and Hadoop MapReduce implementations. © 2011 S. Boyd, N. Parikh, E. Chu, B. Peleato and J. Eckstein.","author":[{"dropping-particle":"","family":"Boyd","given":"Stephen","non-dropping-particle":"","parse-names":false,"suffix":""},{"dropping-particle":"","family":"Parikh","given":"Neal","non-dropping-particle":"","parse-names":false,"suffix":""},{"dropping-particle":"","family":"Chu","given":"Eric","non-dropping-particle":"","parse-names":false,"suffix":""},{"dropping-particle":"","family":"Peleato","given":"Borja","non-dropping-particle":"","parse-names":false,"suffix":""},{"dropping-particle":"","family":"Eckstein","given":"Jonathan","non-dropping-particle":"","parse-names":false,"suffix":""}],"container-title":"Foundations and Trends in Machine Learning","id":"ITEM-1","issue":"1","issued":{"date-parts":[["2010"]]},"page":"1-122","title":"Distributed optimization and statistical learning via the alternating direction method of multipliers","type":"article-journal","volume":"3"},"uris":["http://www.mendeley.com/documents/?uuid=6e77d12a-46ec-4009-901d-8f98522e5940"]}],"mendeley":{"formattedCitation":"(Boyd et al., 2010)","manualFormatting":"Boyd et al. (2010)","plainTextFormattedCitation":"(Boyd et al., 2010)","previouslyFormattedCitation":"(Boyd et al., 2010)"},"properties":{"noteIndex":0},"schema":"https://github.com/citation-style-language/schema/raw/master/csl-citation.json"}</w:instrText>
      </w:r>
      <w:r w:rsidR="00FF6AA2">
        <w:rPr>
          <w:lang w:val="en-GB"/>
        </w:rPr>
        <w:fldChar w:fldCharType="separate"/>
      </w:r>
      <w:r w:rsidR="00ED70EE" w:rsidRPr="00ED70EE">
        <w:rPr>
          <w:noProof/>
          <w:lang w:val="en-GB"/>
        </w:rPr>
        <w:t xml:space="preserve">Boyd et al. </w:t>
      </w:r>
      <w:r w:rsidR="00101BC3">
        <w:rPr>
          <w:noProof/>
          <w:lang w:val="en-GB"/>
        </w:rPr>
        <w:t>(</w:t>
      </w:r>
      <w:r w:rsidR="00ED70EE" w:rsidRPr="00ED70EE">
        <w:rPr>
          <w:noProof/>
          <w:lang w:val="en-GB"/>
        </w:rPr>
        <w:t>2010)</w:t>
      </w:r>
      <w:r w:rsidR="00FF6AA2">
        <w:rPr>
          <w:lang w:val="en-GB"/>
        </w:rPr>
        <w:fldChar w:fldCharType="end"/>
      </w:r>
      <w:ins w:id="205" w:author="Sandeep Prakash" w:date="2021-02-04T21:08:00Z">
        <w:r w:rsidR="001872FD">
          <w:rPr>
            <w:lang w:val="en-GB"/>
          </w:rPr>
          <w:t>.</w:t>
        </w:r>
      </w:ins>
      <w:del w:id="206" w:author="Sandeep Prakash" w:date="2021-02-04T21:08:00Z">
        <w:r w:rsidR="000F3568" w:rsidRPr="006217B6" w:rsidDel="001872FD">
          <w:rPr>
            <w:lang w:val="en-GB"/>
          </w:rPr>
          <w:delText>, which for our case</w:delText>
        </w:r>
        <w:r w:rsidR="004E33D7" w:rsidDel="001872FD">
          <w:rPr>
            <w:lang w:val="en-GB"/>
          </w:rPr>
          <w:delText xml:space="preserve"> is</w:delText>
        </w:r>
      </w:del>
    </w:p>
    <w:p w14:paraId="16755395" w14:textId="40C5E9B4" w:rsidR="00685DCE" w:rsidRPr="00A94774" w:rsidRDefault="00D0426B" w:rsidP="009865C0">
      <w:pPr>
        <w:pStyle w:val="Els-1storder-head"/>
        <w:spacing w:after="120"/>
        <w:rPr>
          <w:lang w:val="en-GB"/>
        </w:rPr>
      </w:pPr>
      <w:bookmarkStart w:id="207" w:name="_Ref55394242"/>
      <w:r>
        <w:rPr>
          <w:lang w:val="en-GB"/>
        </w:rPr>
        <w:t>The TES Design problem</w:t>
      </w:r>
      <w:bookmarkEnd w:id="207"/>
    </w:p>
    <w:p w14:paraId="1F64F5AA" w14:textId="4D22386D" w:rsidR="00536776" w:rsidRDefault="004F1F02" w:rsidP="00536776">
      <w:pPr>
        <w:pStyle w:val="Els-body-text"/>
        <w:spacing w:after="120"/>
        <w:rPr>
          <w:lang w:val="en-GB"/>
        </w:rPr>
      </w:pPr>
      <w:r>
        <w:rPr>
          <w:lang w:val="en-GB"/>
        </w:rPr>
        <w:t xml:space="preserve">We use </w:t>
      </w:r>
      <w:del w:id="208" w:author="Sandeep Prakash" w:date="2021-02-09T14:09:00Z">
        <w:r w:rsidDel="003A734E">
          <w:rPr>
            <w:lang w:val="en-GB"/>
          </w:rPr>
          <w:delText xml:space="preserve">the </w:delText>
        </w:r>
      </w:del>
      <w:r w:rsidR="00CC6E81">
        <w:rPr>
          <w:lang w:val="en-GB"/>
        </w:rPr>
        <w:t xml:space="preserve">flowsheet in </w:t>
      </w:r>
      <w:r w:rsidR="005E68DC">
        <w:rPr>
          <w:lang w:val="en-GB"/>
        </w:rPr>
        <w:fldChar w:fldCharType="begin"/>
      </w:r>
      <w:r w:rsidR="005E68DC">
        <w:rPr>
          <w:lang w:val="en-GB"/>
        </w:rPr>
        <w:instrText xml:space="preserve"> REF _Ref55391213 \h </w:instrText>
      </w:r>
      <w:r w:rsidR="005E68DC">
        <w:rPr>
          <w:lang w:val="en-GB"/>
        </w:rPr>
      </w:r>
      <w:r w:rsidR="005E68DC">
        <w:rPr>
          <w:lang w:val="en-GB"/>
        </w:rPr>
        <w:fldChar w:fldCharType="separate"/>
      </w:r>
      <w:r w:rsidR="002E365C">
        <w:t xml:space="preserve">Figure </w:t>
      </w:r>
      <w:r w:rsidR="002E365C">
        <w:rPr>
          <w:noProof/>
        </w:rPr>
        <w:t>2</w:t>
      </w:r>
      <w:r w:rsidR="005E68DC">
        <w:rPr>
          <w:lang w:val="en-GB"/>
        </w:rPr>
        <w:fldChar w:fldCharType="end"/>
      </w:r>
      <w:r w:rsidR="00E931C6">
        <w:rPr>
          <w:lang w:val="en-GB"/>
        </w:rPr>
        <w:t xml:space="preserve"> to represent the heating section of a district heating network</w:t>
      </w:r>
      <w:ins w:id="209" w:author="Sandeep Prakash" w:date="2021-02-04T21:10:00Z">
        <w:r w:rsidR="00486F71">
          <w:rPr>
            <w:lang w:val="en-GB"/>
          </w:rPr>
          <w:t>,</w:t>
        </w:r>
      </w:ins>
      <w:r w:rsidR="00E931C6">
        <w:rPr>
          <w:lang w:val="en-GB"/>
        </w:rPr>
        <w:t xml:space="preserve"> where water is used in a closed</w:t>
      </w:r>
      <w:r w:rsidR="007335B1">
        <w:rPr>
          <w:lang w:val="en-GB"/>
        </w:rPr>
        <w:t>-</w:t>
      </w:r>
      <w:r w:rsidR="00E931C6">
        <w:rPr>
          <w:lang w:val="en-GB"/>
        </w:rPr>
        <w:t xml:space="preserve">loop to satisfy </w:t>
      </w:r>
      <w:ins w:id="210" w:author="Sandeep Prakash" w:date="2021-02-09T14:09:00Z">
        <w:r w:rsidR="00AF0704">
          <w:rPr>
            <w:lang w:val="en-GB"/>
          </w:rPr>
          <w:t xml:space="preserve">the </w:t>
        </w:r>
      </w:ins>
      <w:del w:id="211" w:author="Sandeep Prakash" w:date="2021-02-04T21:10:00Z">
        <w:r w:rsidR="00A2546D" w:rsidDel="00486F71">
          <w:rPr>
            <w:lang w:val="en-GB"/>
          </w:rPr>
          <w:delText xml:space="preserve">the </w:delText>
        </w:r>
      </w:del>
      <w:r w:rsidR="00A2546D">
        <w:rPr>
          <w:lang w:val="en-GB"/>
        </w:rPr>
        <w:t xml:space="preserve">heating requirement </w:t>
      </w:r>
      <w:r w:rsidR="0075258C">
        <w:rPr>
          <w:lang w:val="en-GB"/>
        </w:rPr>
        <w:t>in</w:t>
      </w:r>
      <w:r w:rsidR="00A2546D">
        <w:rPr>
          <w:lang w:val="en-GB"/>
        </w:rPr>
        <w:t xml:space="preserve"> an area.</w:t>
      </w:r>
      <w:r w:rsidR="003C4731">
        <w:rPr>
          <w:lang w:val="en-GB"/>
        </w:rPr>
        <w:t xml:space="preserve">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7"/>
      </w:tblGrid>
      <w:tr w:rsidR="00536776" w14:paraId="5C72E4F3" w14:textId="77777777" w:rsidTr="00A07020">
        <w:tc>
          <w:tcPr>
            <w:tcW w:w="7077" w:type="dxa"/>
            <w:shd w:val="clear" w:color="auto" w:fill="auto"/>
            <w:vAlign w:val="center"/>
          </w:tcPr>
          <w:p w14:paraId="40800C94" w14:textId="4B8124B8" w:rsidR="00637BD0" w:rsidRDefault="00311BBA" w:rsidP="006A6D53">
            <w:pPr>
              <w:pStyle w:val="Els-body-text"/>
              <w:keepNext/>
              <w:jc w:val="center"/>
            </w:pPr>
            <w:r>
              <w:rPr>
                <w:noProof/>
              </w:rPr>
              <w:drawing>
                <wp:inline distT="0" distB="0" distL="0" distR="0" wp14:anchorId="346A8D46" wp14:editId="2C8FB7A6">
                  <wp:extent cx="3869741" cy="1908810"/>
                  <wp:effectExtent l="0" t="0" r="0" b="0"/>
                  <wp:docPr id="1" name="Picture 1"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sheet_TES.png"/>
                          <pic:cNvPicPr/>
                        </pic:nvPicPr>
                        <pic:blipFill rotWithShape="1">
                          <a:blip r:embed="rId142" cstate="print">
                            <a:extLst>
                              <a:ext uri="{28A0092B-C50C-407E-A947-70E740481C1C}">
                                <a14:useLocalDpi xmlns:a14="http://schemas.microsoft.com/office/drawing/2010/main" val="0"/>
                              </a:ext>
                            </a:extLst>
                          </a:blip>
                          <a:srcRect t="26060" r="2225" b="3809"/>
                          <a:stretch/>
                        </pic:blipFill>
                        <pic:spPr bwMode="auto">
                          <a:xfrm>
                            <a:off x="0" y="0"/>
                            <a:ext cx="3871902" cy="1909876"/>
                          </a:xfrm>
                          <a:prstGeom prst="rect">
                            <a:avLst/>
                          </a:prstGeom>
                          <a:ln>
                            <a:noFill/>
                          </a:ln>
                          <a:extLst>
                            <a:ext uri="{53640926-AAD7-44D8-BBD7-CCE9431645EC}">
                              <a14:shadowObscured xmlns:a14="http://schemas.microsoft.com/office/drawing/2010/main"/>
                            </a:ext>
                          </a:extLst>
                        </pic:spPr>
                      </pic:pic>
                    </a:graphicData>
                  </a:graphic>
                </wp:inline>
              </w:drawing>
            </w:r>
          </w:p>
          <w:p w14:paraId="1DB8FA9C" w14:textId="6F9C0843" w:rsidR="00536776" w:rsidRDefault="00536776" w:rsidP="00191189">
            <w:pPr>
              <w:pStyle w:val="Caption"/>
              <w:spacing w:before="0"/>
              <w:jc w:val="center"/>
              <w:rPr>
                <w:lang w:val="en-GB"/>
              </w:rPr>
            </w:pPr>
            <w:bookmarkStart w:id="212" w:name="_Ref55391213"/>
            <w:r>
              <w:t xml:space="preserve">Figure </w:t>
            </w:r>
            <w:r w:rsidR="00054CCF">
              <w:fldChar w:fldCharType="begin"/>
            </w:r>
            <w:r w:rsidR="00054CCF">
              <w:instrText xml:space="preserve"> SEQ Figure \* ARABIC </w:instrText>
            </w:r>
            <w:r w:rsidR="00054CCF">
              <w:fldChar w:fldCharType="separate"/>
            </w:r>
            <w:r w:rsidR="002E365C">
              <w:rPr>
                <w:noProof/>
              </w:rPr>
              <w:t>2</w:t>
            </w:r>
            <w:r w:rsidR="00054CCF">
              <w:rPr>
                <w:noProof/>
              </w:rPr>
              <w:fldChar w:fldCharType="end"/>
            </w:r>
            <w:bookmarkEnd w:id="212"/>
            <w:r>
              <w:t>: Simplified flowsheet of a district heating system.</w:t>
            </w:r>
          </w:p>
        </w:tc>
      </w:tr>
    </w:tbl>
    <w:p w14:paraId="7FBB2160" w14:textId="587D67C0" w:rsidR="00242C80" w:rsidRDefault="00B85755" w:rsidP="00242C80">
      <w:pPr>
        <w:pStyle w:val="Els-body-text"/>
        <w:spacing w:after="120"/>
        <w:rPr>
          <w:lang w:val="en-GB"/>
        </w:rPr>
      </w:pPr>
      <w:r>
        <w:rPr>
          <w:lang w:val="en-GB"/>
        </w:rPr>
        <w:t>The v</w:t>
      </w:r>
      <w:r w:rsidR="00B272DB">
        <w:rPr>
          <w:lang w:val="en-GB"/>
        </w:rPr>
        <w:t>olumetric flow</w:t>
      </w:r>
      <w:r>
        <w:rPr>
          <w:lang w:val="en-GB"/>
        </w:rPr>
        <w:t xml:space="preserve"> </w:t>
      </w:r>
      <w:r w:rsidR="00B272DB">
        <w:rPr>
          <w:lang w:val="en-GB"/>
        </w:rPr>
        <w:t xml:space="preserve">rate of water in the loop </w:t>
      </w:r>
      <w:r w:rsidR="00F83BE2">
        <w:rPr>
          <w:lang w:val="en-GB"/>
        </w:rPr>
        <w:t xml:space="preserve">is </w:t>
      </w:r>
      <w:del w:id="213" w:author="Sandeep Prakash" w:date="2021-02-04T21:10:00Z">
        <w:r w:rsidR="00F83BE2" w:rsidDel="00B431A6">
          <w:rPr>
            <w:lang w:val="en-GB"/>
          </w:rPr>
          <w:delText xml:space="preserve">represented as </w:delText>
        </w:r>
      </w:del>
      <w:r w:rsidR="00B272DB" w:rsidRPr="00F0315A">
        <w:rPr>
          <w:position w:val="-10"/>
        </w:rPr>
        <w:object w:dxaOrig="300" w:dyaOrig="320" w14:anchorId="5DCBE481">
          <v:shape id="_x0000_i1090" type="#_x0000_t75" style="width:14.25pt;height:14.25pt" o:ole="">
            <v:imagedata r:id="rId143" o:title=""/>
          </v:shape>
          <o:OLEObject Type="Embed" ProgID="Equation.DSMT4" ShapeID="_x0000_i1090" DrawAspect="Content" ObjectID="_1674658122" r:id="rId144"/>
        </w:object>
      </w:r>
      <w:r w:rsidR="00F83BE2">
        <w:t xml:space="preserve"> which </w:t>
      </w:r>
      <w:r w:rsidR="00B272DB">
        <w:rPr>
          <w:lang w:val="en-GB"/>
        </w:rPr>
        <w:t xml:space="preserve">is determined by the number of consumers and their heating demands at any </w:t>
      </w:r>
      <w:r w:rsidR="00E879B3">
        <w:rPr>
          <w:lang w:val="en-GB"/>
        </w:rPr>
        <w:t>time. The</w:t>
      </w:r>
      <w:r w:rsidR="00B272DB">
        <w:rPr>
          <w:lang w:val="en-GB"/>
        </w:rPr>
        <w:t xml:space="preserve"> temperature of water returned </w:t>
      </w:r>
      <w:r w:rsidR="00E879B3">
        <w:rPr>
          <w:lang w:val="en-GB"/>
        </w:rPr>
        <w:t xml:space="preserve">is </w:t>
      </w:r>
      <w:r w:rsidR="00B272DB" w:rsidRPr="00025957">
        <w:rPr>
          <w:position w:val="-4"/>
        </w:rPr>
        <w:object w:dxaOrig="560" w:dyaOrig="260" w14:anchorId="720A11E9">
          <v:shape id="_x0000_i1091" type="#_x0000_t75" style="width:29.25pt;height:14.25pt" o:ole="">
            <v:imagedata r:id="rId145" o:title=""/>
          </v:shape>
          <o:OLEObject Type="Embed" ProgID="Equation.DSMT4" ShapeID="_x0000_i1091" DrawAspect="Content" ObjectID="_1674658123" r:id="rId146"/>
        </w:object>
      </w:r>
      <w:r w:rsidR="00CA3A0D">
        <w:t xml:space="preserve"> and</w:t>
      </w:r>
      <w:r w:rsidR="00B272DB">
        <w:rPr>
          <w:lang w:val="en-GB"/>
        </w:rPr>
        <w:t xml:space="preserve"> determined by the heat losses in the system and </w:t>
      </w:r>
      <w:ins w:id="214" w:author="Sandeep Prakash" w:date="2021-02-04T21:14:00Z">
        <w:r w:rsidR="00E2435B">
          <w:rPr>
            <w:lang w:val="en-GB"/>
          </w:rPr>
          <w:t xml:space="preserve">is assumed to be </w:t>
        </w:r>
      </w:ins>
      <w:r w:rsidR="00B272DB">
        <w:rPr>
          <w:lang w:val="en-GB"/>
        </w:rPr>
        <w:t xml:space="preserve">correlated to ambient weather conditions. The operational objective of the heating system is to heat this water </w:t>
      </w:r>
      <w:r w:rsidR="00841051">
        <w:rPr>
          <w:lang w:val="en-GB"/>
        </w:rPr>
        <w:t>to</w:t>
      </w:r>
      <w:r w:rsidR="00B272DB">
        <w:rPr>
          <w:lang w:val="en-GB"/>
        </w:rPr>
        <w:t xml:space="preserve"> a temperature </w:t>
      </w:r>
      <w:r w:rsidR="00B272DB" w:rsidRPr="00025957">
        <w:rPr>
          <w:position w:val="-4"/>
        </w:rPr>
        <w:object w:dxaOrig="400" w:dyaOrig="260" w14:anchorId="075E0AD0">
          <v:shape id="_x0000_i1092" type="#_x0000_t75" style="width:21.75pt;height:14.25pt" o:ole="">
            <v:imagedata r:id="rId147" o:title=""/>
          </v:shape>
          <o:OLEObject Type="Embed" ProgID="Equation.DSMT4" ShapeID="_x0000_i1092" DrawAspect="Content" ObjectID="_1674658124" r:id="rId148"/>
        </w:object>
      </w:r>
      <w:r w:rsidR="00CA3A0D">
        <w:t xml:space="preserve"> </w:t>
      </w:r>
      <w:del w:id="215" w:author="Sandeep Prakash" w:date="2021-02-09T14:09:00Z">
        <w:r w:rsidR="00B272DB" w:rsidDel="00AF0704">
          <w:rPr>
            <w:lang w:val="en-GB"/>
          </w:rPr>
          <w:delText xml:space="preserve">which </w:delText>
        </w:r>
      </w:del>
      <w:ins w:id="216" w:author="Sandeep Prakash" w:date="2021-02-09T14:09:00Z">
        <w:r w:rsidR="00AF0704">
          <w:rPr>
            <w:lang w:val="en-GB"/>
          </w:rPr>
          <w:t xml:space="preserve">that </w:t>
        </w:r>
      </w:ins>
      <w:r w:rsidR="00B272DB">
        <w:rPr>
          <w:lang w:val="en-GB"/>
        </w:rPr>
        <w:t xml:space="preserve">must be above a contractually specified temperature </w:t>
      </w:r>
      <w:r w:rsidR="005C5B87" w:rsidRPr="00025957">
        <w:rPr>
          <w:position w:val="-4"/>
        </w:rPr>
        <w:object w:dxaOrig="740" w:dyaOrig="260" w14:anchorId="3DD18815">
          <v:shape id="_x0000_i1093" type="#_x0000_t75" style="width:35.25pt;height:14.25pt" o:ole="">
            <v:imagedata r:id="rId149" o:title=""/>
          </v:shape>
          <o:OLEObject Type="Embed" ProgID="Equation.DSMT4" ShapeID="_x0000_i1093" DrawAspect="Content" ObjectID="_1674658125" r:id="rId150"/>
        </w:object>
      </w:r>
      <w:r w:rsidR="00B272DB">
        <w:rPr>
          <w:lang w:val="en-GB"/>
        </w:rPr>
        <w:t>.</w:t>
      </w:r>
      <w:r w:rsidR="00D51FF0">
        <w:rPr>
          <w:lang w:val="en-GB"/>
        </w:rPr>
        <w:t xml:space="preserve"> A cheap source of heat is available </w:t>
      </w:r>
      <w:del w:id="217" w:author="Sandeep Prakash" w:date="2021-02-04T21:11:00Z">
        <w:r w:rsidR="00D51FF0" w:rsidDel="0073102A">
          <w:rPr>
            <w:lang w:val="en-GB"/>
          </w:rPr>
          <w:delText xml:space="preserve">in the </w:delText>
        </w:r>
      </w:del>
      <w:r w:rsidR="00D51FF0">
        <w:rPr>
          <w:lang w:val="en-GB"/>
        </w:rPr>
        <w:t>f</w:t>
      </w:r>
      <w:ins w:id="218" w:author="Sandeep Prakash" w:date="2021-02-04T21:11:00Z">
        <w:r w:rsidR="0073102A">
          <w:rPr>
            <w:lang w:val="en-GB"/>
          </w:rPr>
          <w:t>rom</w:t>
        </w:r>
      </w:ins>
      <w:del w:id="219" w:author="Sandeep Prakash" w:date="2021-02-04T21:11:00Z">
        <w:r w:rsidR="00D51FF0" w:rsidDel="0073102A">
          <w:rPr>
            <w:lang w:val="en-GB"/>
          </w:rPr>
          <w:delText>orm</w:delText>
        </w:r>
      </w:del>
      <w:r w:rsidR="00D51FF0">
        <w:rPr>
          <w:lang w:val="en-GB"/>
        </w:rPr>
        <w:t xml:space="preserve"> </w:t>
      </w:r>
      <w:del w:id="220" w:author="Sandeep Prakash" w:date="2021-02-04T21:11:00Z">
        <w:r w:rsidR="00D51FF0" w:rsidDel="0073102A">
          <w:rPr>
            <w:lang w:val="en-GB"/>
          </w:rPr>
          <w:delText xml:space="preserve">of </w:delText>
        </w:r>
      </w:del>
      <w:r w:rsidR="00D51FF0">
        <w:rPr>
          <w:lang w:val="en-GB"/>
        </w:rPr>
        <w:t xml:space="preserve">a process stream </w:t>
      </w:r>
      <w:ins w:id="221" w:author="Sandeep Prakash" w:date="2021-02-04T21:11:00Z">
        <w:r w:rsidR="0073102A">
          <w:rPr>
            <w:lang w:val="en-GB"/>
          </w:rPr>
          <w:t xml:space="preserve">in </w:t>
        </w:r>
      </w:ins>
      <w:del w:id="222" w:author="Sandeep Prakash" w:date="2021-02-04T21:11:00Z">
        <w:r w:rsidR="00097149" w:rsidDel="0073102A">
          <w:rPr>
            <w:lang w:val="en-GB"/>
          </w:rPr>
          <w:delText xml:space="preserve">from </w:delText>
        </w:r>
      </w:del>
      <w:r w:rsidR="00097149">
        <w:rPr>
          <w:lang w:val="en-GB"/>
        </w:rPr>
        <w:t>an industrial process</w:t>
      </w:r>
      <w:ins w:id="223" w:author="Sandeep Prakash" w:date="2021-02-04T21:12:00Z">
        <w:r w:rsidR="00854851">
          <w:rPr>
            <w:lang w:val="en-GB"/>
          </w:rPr>
          <w:t xml:space="preserve"> that needs to be cooled.</w:t>
        </w:r>
      </w:ins>
      <w:r w:rsidR="00097149">
        <w:rPr>
          <w:lang w:val="en-GB"/>
        </w:rPr>
        <w:t xml:space="preserve"> </w:t>
      </w:r>
      <w:ins w:id="224" w:author="Sandeep Prakash" w:date="2021-02-04T21:12:00Z">
        <w:r w:rsidR="00854851">
          <w:rPr>
            <w:lang w:val="en-GB"/>
          </w:rPr>
          <w:t>It</w:t>
        </w:r>
      </w:ins>
      <w:del w:id="225" w:author="Sandeep Prakash" w:date="2021-02-04T21:12:00Z">
        <w:r w:rsidR="0075317C" w:rsidDel="00854851">
          <w:rPr>
            <w:lang w:val="en-GB"/>
          </w:rPr>
          <w:delText>which can</w:delText>
        </w:r>
      </w:del>
      <w:r w:rsidR="0075317C">
        <w:rPr>
          <w:lang w:val="en-GB"/>
        </w:rPr>
        <w:t xml:space="preserve"> </w:t>
      </w:r>
      <w:del w:id="226" w:author="Sandeep Prakash" w:date="2021-02-04T21:15:00Z">
        <w:r w:rsidR="0075317C" w:rsidDel="00F82AD5">
          <w:rPr>
            <w:lang w:val="en-GB"/>
          </w:rPr>
          <w:delText xml:space="preserve">exchange </w:delText>
        </w:r>
      </w:del>
      <w:ins w:id="227" w:author="Sandeep Prakash" w:date="2021-02-04T21:15:00Z">
        <w:r w:rsidR="00F82AD5">
          <w:rPr>
            <w:lang w:val="en-GB"/>
          </w:rPr>
          <w:t xml:space="preserve">transfers </w:t>
        </w:r>
      </w:ins>
      <w:r w:rsidR="0075317C">
        <w:rPr>
          <w:lang w:val="en-GB"/>
        </w:rPr>
        <w:t xml:space="preserve">heat </w:t>
      </w:r>
      <w:del w:id="228" w:author="Sandeep Prakash" w:date="2021-02-04T21:15:00Z">
        <w:r w:rsidR="0075317C" w:rsidDel="00F82AD5">
          <w:rPr>
            <w:lang w:val="en-GB"/>
          </w:rPr>
          <w:delText xml:space="preserve">with </w:delText>
        </w:r>
      </w:del>
      <w:ins w:id="229" w:author="Sandeep Prakash" w:date="2021-02-04T21:15:00Z">
        <w:r w:rsidR="00F82AD5">
          <w:rPr>
            <w:lang w:val="en-GB"/>
          </w:rPr>
          <w:t xml:space="preserve">to </w:t>
        </w:r>
      </w:ins>
      <w:r w:rsidR="0075317C">
        <w:rPr>
          <w:lang w:val="en-GB"/>
        </w:rPr>
        <w:t>the</w:t>
      </w:r>
      <w:r w:rsidR="00B272DB">
        <w:rPr>
          <w:lang w:val="en-GB"/>
        </w:rPr>
        <w:t xml:space="preserve"> district heating system using the heat exchanger WHB. </w:t>
      </w:r>
      <w:r w:rsidR="0038609E">
        <w:rPr>
          <w:lang w:val="en-GB"/>
        </w:rPr>
        <w:t>A</w:t>
      </w:r>
      <w:r w:rsidR="00B272DB">
        <w:rPr>
          <w:lang w:val="en-GB"/>
        </w:rPr>
        <w:t xml:space="preserve">ny additional heating required in the district heating side is </w:t>
      </w:r>
      <w:del w:id="230" w:author="Sandeep Prakash" w:date="2021-02-04T21:15:00Z">
        <w:r w:rsidR="00B272DB" w:rsidDel="00F82AD5">
          <w:rPr>
            <w:lang w:val="en-GB"/>
          </w:rPr>
          <w:delText xml:space="preserve">satisfied </w:delText>
        </w:r>
      </w:del>
      <w:ins w:id="231" w:author="Sandeep Prakash" w:date="2021-02-04T21:15:00Z">
        <w:r w:rsidR="00F82AD5">
          <w:rPr>
            <w:lang w:val="en-GB"/>
          </w:rPr>
          <w:t xml:space="preserve">met </w:t>
        </w:r>
      </w:ins>
      <w:r w:rsidR="00B272DB">
        <w:rPr>
          <w:lang w:val="en-GB"/>
        </w:rPr>
        <w:t>by using the peak heat boiler PHB. There is a temporal mismatch in the supply of heat from the process stream and the demand for heating</w:t>
      </w:r>
      <w:ins w:id="232" w:author="Sandeep Prakash" w:date="2021-02-04T21:13:00Z">
        <w:r w:rsidR="004413EA">
          <w:rPr>
            <w:lang w:val="en-GB"/>
          </w:rPr>
          <w:t xml:space="preserve"> from the consumers</w:t>
        </w:r>
      </w:ins>
      <w:r w:rsidR="00B272DB">
        <w:rPr>
          <w:lang w:val="en-GB"/>
        </w:rPr>
        <w:t xml:space="preserve">. To better </w:t>
      </w:r>
      <w:r w:rsidR="00B272DB">
        <w:rPr>
          <w:lang w:val="en-GB"/>
        </w:rPr>
        <w:lastRenderedPageBreak/>
        <w:t xml:space="preserve">manage this mismatch and decrease the reliance on external utilities, a thermal energy storage system in the form of a simple buffer tank is </w:t>
      </w:r>
      <w:r w:rsidR="008004F4">
        <w:rPr>
          <w:lang w:val="en-GB"/>
        </w:rPr>
        <w:t xml:space="preserve">being </w:t>
      </w:r>
      <w:r w:rsidR="00B272DB">
        <w:rPr>
          <w:lang w:val="en-GB"/>
        </w:rPr>
        <w:t xml:space="preserve">considered. This simple TES system can charge/ discharge by raising/ lowering the temperature of the tank by manipulating the flow split </w:t>
      </w:r>
      <w:r w:rsidR="008004F4" w:rsidRPr="00F0315A">
        <w:rPr>
          <w:position w:val="-6"/>
        </w:rPr>
        <w:object w:dxaOrig="220" w:dyaOrig="200" w14:anchorId="2A5E6226">
          <v:shape id="_x0000_i1094" type="#_x0000_t75" style="width:18.75pt;height:10.5pt" o:ole="">
            <v:imagedata r:id="rId151" o:title=""/>
          </v:shape>
          <o:OLEObject Type="Embed" ProgID="Equation.DSMT4" ShapeID="_x0000_i1094" DrawAspect="Content" ObjectID="_1674658126" r:id="rId152"/>
        </w:object>
      </w:r>
      <w:r w:rsidR="00B272DB">
        <w:rPr>
          <w:lang w:val="en-GB"/>
        </w:rPr>
        <w:t>.</w:t>
      </w:r>
      <w:r w:rsidR="00242C80">
        <w:rPr>
          <w:lang w:val="en-GB"/>
        </w:rPr>
        <w:t xml:space="preserve"> </w:t>
      </w:r>
    </w:p>
    <w:p w14:paraId="44878E25" w14:textId="09D950AE" w:rsidR="00536776" w:rsidRDefault="000B599A" w:rsidP="00536776">
      <w:pPr>
        <w:pStyle w:val="Els-body-text"/>
        <w:rPr>
          <w:lang w:val="en-GB"/>
        </w:rPr>
      </w:pPr>
      <w:r>
        <w:rPr>
          <w:lang w:val="en-GB"/>
        </w:rPr>
        <w:t>M</w:t>
      </w:r>
      <w:r w:rsidR="00242C80">
        <w:rPr>
          <w:lang w:val="en-GB"/>
        </w:rPr>
        <w:t xml:space="preserve">ass and energy balance equations can be written out </w:t>
      </w:r>
      <w:del w:id="233" w:author="Sandeep Prakash" w:date="2021-02-04T21:46:00Z">
        <w:r w:rsidR="00242C80" w:rsidDel="00210AEC">
          <w:rPr>
            <w:lang w:val="en-GB"/>
          </w:rPr>
          <w:delText xml:space="preserve">for the system </w:delText>
        </w:r>
      </w:del>
      <w:r w:rsidR="00242C80">
        <w:rPr>
          <w:lang w:val="en-GB"/>
        </w:rPr>
        <w:t xml:space="preserve">to model the dynamics of the system, details of </w:t>
      </w:r>
      <w:del w:id="234" w:author="Sandeep Prakash" w:date="2021-02-04T21:47:00Z">
        <w:r w:rsidR="00CA64A3" w:rsidDel="00210AEC">
          <w:rPr>
            <w:lang w:val="en-GB"/>
          </w:rPr>
          <w:delText xml:space="preserve">this </w:delText>
        </w:r>
      </w:del>
      <w:ins w:id="235" w:author="Sandeep Prakash" w:date="2021-02-04T21:47:00Z">
        <w:r w:rsidR="00210AEC">
          <w:rPr>
            <w:lang w:val="en-GB"/>
          </w:rPr>
          <w:t xml:space="preserve">which </w:t>
        </w:r>
      </w:ins>
      <w:r w:rsidR="00CA64A3">
        <w:rPr>
          <w:lang w:val="en-GB"/>
        </w:rPr>
        <w:t>and the parameters used</w:t>
      </w:r>
      <w:r w:rsidR="004F40A4">
        <w:rPr>
          <w:lang w:val="en-GB"/>
        </w:rPr>
        <w:t xml:space="preserve"> </w:t>
      </w:r>
      <w:r w:rsidR="00242C80">
        <w:rPr>
          <w:lang w:val="en-GB"/>
        </w:rPr>
        <w:t xml:space="preserve">can be found in </w:t>
      </w:r>
      <w:r w:rsidR="00242C80">
        <w:rPr>
          <w:lang w:val="en-GB"/>
        </w:rPr>
        <w:fldChar w:fldCharType="begin" w:fldLock="1"/>
      </w:r>
      <w:r w:rsidR="00124839">
        <w:rPr>
          <w:lang w:val="en-GB"/>
        </w:rPr>
        <w:instrText>ADDIN CSL_CITATION {"citationItems":[{"id":"ITEM-1","itemData":{"author":[{"dropping-particle":"","family":"Prakash","given":"Sandeep","non-dropping-particle":"","parse-names":false,"suffix":""}],"id":"ITEM-1","issued":{"date-parts":[["2020"]]},"publisher":"Norwegian University of Science and Technology, Norway","title":"Distributed optimization using ADMM for Optimal Design of Thermal Energy Storage systems","type":"thesis"},"uris":["http://www.mendeley.com/documents/?uuid=80e4e5e4-1670-45a6-9b51-297ff594a3c7"]}],"mendeley":{"formattedCitation":"(Prakash, 2020)","manualFormatting":"Prakash (2020)","plainTextFormattedCitation":"(Prakash, 2020)","previouslyFormattedCitation":"(Prakash, 2020)"},"properties":{"noteIndex":0},"schema":"https://github.com/citation-style-language/schema/raw/master/csl-citation.json"}</w:instrText>
      </w:r>
      <w:r w:rsidR="00242C80">
        <w:rPr>
          <w:lang w:val="en-GB"/>
        </w:rPr>
        <w:fldChar w:fldCharType="separate"/>
      </w:r>
      <w:r w:rsidR="00242C80" w:rsidRPr="00544102">
        <w:rPr>
          <w:noProof/>
          <w:lang w:val="en-GB"/>
        </w:rPr>
        <w:t xml:space="preserve">Prakash </w:t>
      </w:r>
      <w:r w:rsidR="00F82C68">
        <w:rPr>
          <w:noProof/>
          <w:lang w:val="en-GB"/>
        </w:rPr>
        <w:t>(</w:t>
      </w:r>
      <w:r w:rsidR="00242C80" w:rsidRPr="00544102">
        <w:rPr>
          <w:noProof/>
          <w:lang w:val="en-GB"/>
        </w:rPr>
        <w:t>2020)</w:t>
      </w:r>
      <w:r w:rsidR="00242C80">
        <w:rPr>
          <w:lang w:val="en-GB"/>
        </w:rPr>
        <w:fldChar w:fldCharType="end"/>
      </w:r>
      <w:r w:rsidR="00242C80">
        <w:rPr>
          <w:lang w:val="en-GB"/>
        </w:rPr>
        <w:t xml:space="preserve">. The differential states </w:t>
      </w:r>
      <w:r w:rsidR="00A776FF">
        <w:rPr>
          <w:lang w:val="en-GB"/>
        </w:rPr>
        <w:t>are</w:t>
      </w:r>
      <w:r w:rsidR="00242C80">
        <w:rPr>
          <w:lang w:val="en-GB"/>
        </w:rPr>
        <w:t xml:space="preserve"> </w:t>
      </w:r>
      <w:r w:rsidR="00847A8C" w:rsidRPr="00F0315A">
        <w:rPr>
          <w:position w:val="-14"/>
        </w:rPr>
        <w:object w:dxaOrig="1800" w:dyaOrig="380" w14:anchorId="61E24C6F">
          <v:shape id="_x0000_i1095" type="#_x0000_t75" style="width:90pt;height:21.75pt" o:ole="">
            <v:imagedata r:id="rId153" o:title=""/>
          </v:shape>
          <o:OLEObject Type="Embed" ProgID="Equation.DSMT4" ShapeID="_x0000_i1095" DrawAspect="Content" ObjectID="_1674658127" r:id="rId154"/>
        </w:object>
      </w:r>
      <w:r w:rsidR="00242C80">
        <w:rPr>
          <w:lang w:val="en-GB"/>
        </w:rPr>
        <w:t xml:space="preserve"> and the control inputs  </w:t>
      </w:r>
      <w:r w:rsidR="00242C80" w:rsidRPr="00F0315A">
        <w:rPr>
          <w:position w:val="-14"/>
        </w:rPr>
        <w:object w:dxaOrig="1600" w:dyaOrig="380" w14:anchorId="419B2188">
          <v:shape id="_x0000_i1096" type="#_x0000_t75" style="width:79.5pt;height:21.75pt" o:ole="">
            <v:imagedata r:id="rId155" o:title=""/>
          </v:shape>
          <o:OLEObject Type="Embed" ProgID="Equation.DSMT4" ShapeID="_x0000_i1096" DrawAspect="Content" ObjectID="_1674658128" r:id="rId156"/>
        </w:object>
      </w:r>
      <w:ins w:id="236" w:author="Sandeep Prakash" w:date="2021-02-04T21:54:00Z">
        <w:r w:rsidR="00771328">
          <w:t xml:space="preserve"> </w:t>
        </w:r>
      </w:ins>
      <w:del w:id="237" w:author="Sandeep Prakash" w:date="2021-02-04T21:54:00Z">
        <w:r w:rsidR="00242C80" w:rsidDel="007D3C8E">
          <w:rPr>
            <w:lang w:val="en-GB"/>
          </w:rPr>
          <w:delText xml:space="preserve">. </w:delText>
        </w:r>
        <w:r w:rsidR="00A776FF" w:rsidDel="007D3C8E">
          <w:rPr>
            <w:lang w:val="en-GB"/>
          </w:rPr>
          <w:delText>W</w:delText>
        </w:r>
        <w:r w:rsidR="00242C80" w:rsidDel="007D3C8E">
          <w:rPr>
            <w:lang w:val="en-GB"/>
          </w:rPr>
          <w:delText xml:space="preserve">e consider </w:delText>
        </w:r>
      </w:del>
      <w:ins w:id="238" w:author="Sandeep Prakash" w:date="2021-02-04T21:54:00Z">
        <w:r w:rsidR="007D3C8E">
          <w:rPr>
            <w:lang w:val="en-GB"/>
          </w:rPr>
          <w:t xml:space="preserve">and </w:t>
        </w:r>
      </w:ins>
      <w:r w:rsidR="00242C80">
        <w:rPr>
          <w:lang w:val="en-GB"/>
        </w:rPr>
        <w:t>the uncertain parameters at each time</w:t>
      </w:r>
      <w:ins w:id="239" w:author="Sandeep Prakash" w:date="2021-02-09T14:09:00Z">
        <w:r w:rsidR="004858FA">
          <w:rPr>
            <w:lang w:val="en-GB"/>
          </w:rPr>
          <w:t xml:space="preserve"> </w:t>
        </w:r>
      </w:ins>
      <w:r w:rsidR="00242C80">
        <w:rPr>
          <w:lang w:val="en-GB"/>
        </w:rPr>
        <w:t xml:space="preserve">step </w:t>
      </w:r>
      <w:r w:rsidR="00242C80" w:rsidRPr="00130F69">
        <w:rPr>
          <w:i/>
          <w:iCs/>
          <w:lang w:val="en-GB"/>
        </w:rPr>
        <w:t>k</w:t>
      </w:r>
      <w:r w:rsidR="00242C80">
        <w:rPr>
          <w:lang w:val="en-GB"/>
        </w:rPr>
        <w:t xml:space="preserve"> </w:t>
      </w:r>
      <w:ins w:id="240" w:author="Sandeep Prakash" w:date="2021-02-12T17:45:00Z">
        <w:r w:rsidR="00BD2ECF">
          <w:rPr>
            <w:lang w:val="en-GB"/>
          </w:rPr>
          <w:t>are</w:t>
        </w:r>
      </w:ins>
      <w:del w:id="241" w:author="Sandeep Prakash" w:date="2021-02-12T17:45:00Z">
        <w:r w:rsidR="00242C80" w:rsidDel="00BD2ECF">
          <w:rPr>
            <w:lang w:val="en-GB"/>
          </w:rPr>
          <w:delText>as</w:delText>
        </w:r>
      </w:del>
      <w:r w:rsidR="00242C80">
        <w:rPr>
          <w:lang w:val="en-GB"/>
        </w:rPr>
        <w:t xml:space="preserve"> </w:t>
      </w:r>
      <w:r w:rsidR="00AB0529" w:rsidRPr="00F0315A">
        <w:rPr>
          <w:position w:val="-14"/>
        </w:rPr>
        <w:object w:dxaOrig="1920" w:dyaOrig="380" w14:anchorId="776224C3">
          <v:shape id="_x0000_i1097" type="#_x0000_t75" style="width:96pt;height:21.75pt" o:ole="">
            <v:imagedata r:id="rId157" o:title=""/>
          </v:shape>
          <o:OLEObject Type="Embed" ProgID="Equation.DSMT4" ShapeID="_x0000_i1097" DrawAspect="Content" ObjectID="_1674658129" r:id="rId158"/>
        </w:object>
      </w:r>
      <w:del w:id="242" w:author="Sandeep Prakash" w:date="2021-02-04T21:55:00Z">
        <w:r w:rsidR="00AB0529" w:rsidDel="00771328">
          <w:delText xml:space="preserve"> </w:delText>
        </w:r>
        <w:r w:rsidR="00242C80" w:rsidDel="00771328">
          <w:delText xml:space="preserve">to build the </w:delText>
        </w:r>
      </w:del>
      <w:del w:id="243" w:author="Sandeep Prakash" w:date="2021-02-04T21:54:00Z">
        <w:r w:rsidR="00242C80" w:rsidDel="00771328">
          <w:rPr>
            <w:lang w:val="en-GB"/>
          </w:rPr>
          <w:delText>representative scenario</w:delText>
        </w:r>
      </w:del>
      <w:del w:id="244" w:author="Sandeep Prakash" w:date="2021-02-04T21:55:00Z">
        <w:r w:rsidR="00242C80" w:rsidDel="00771328">
          <w:rPr>
            <w:lang w:val="en-GB"/>
          </w:rPr>
          <w:delText>s</w:delText>
        </w:r>
      </w:del>
      <w:r w:rsidR="00242C80">
        <w:rPr>
          <w:lang w:val="en-GB"/>
        </w:rPr>
        <w:t>. The design problem is then to find the optimal volume of the TES tank (</w:t>
      </w:r>
      <w:r w:rsidR="00242C80" w:rsidRPr="00F0315A">
        <w:rPr>
          <w:position w:val="-6"/>
        </w:rPr>
        <w:object w:dxaOrig="340" w:dyaOrig="279" w14:anchorId="0B293C30">
          <v:shape id="_x0000_i1098" type="#_x0000_t75" style="width:14.25pt;height:14.25pt" o:ole="">
            <v:imagedata r:id="rId159" o:title=""/>
          </v:shape>
          <o:OLEObject Type="Embed" ProgID="Equation.DSMT4" ShapeID="_x0000_i1098" DrawAspect="Content" ObjectID="_1674658130" r:id="rId160"/>
        </w:object>
      </w:r>
      <w:r w:rsidR="00242C80">
        <w:rPr>
          <w:lang w:val="en-GB"/>
        </w:rPr>
        <w:t xml:space="preserve">) that must be installed, given the uncertain profiles of future supply and demand of thermal energy. </w:t>
      </w:r>
    </w:p>
    <w:p w14:paraId="04D63900" w14:textId="0E35E464" w:rsidR="00EB2B84" w:rsidRPr="00A94774" w:rsidRDefault="00D0426B" w:rsidP="00536776">
      <w:pPr>
        <w:pStyle w:val="Els-1storder-head"/>
        <w:spacing w:after="120"/>
        <w:rPr>
          <w:lang w:val="en-GB"/>
        </w:rPr>
      </w:pPr>
      <w:r>
        <w:rPr>
          <w:lang w:val="en-GB"/>
        </w:rPr>
        <w:t>Results and Discussions</w:t>
      </w:r>
    </w:p>
    <w:p w14:paraId="6B202F95" w14:textId="75DB648A" w:rsidR="00A0493B" w:rsidRDefault="00F03E8B" w:rsidP="009865C0">
      <w:pPr>
        <w:pStyle w:val="Els-body-text"/>
        <w:spacing w:after="120"/>
        <w:rPr>
          <w:iCs/>
          <w:lang w:val="en-GB"/>
        </w:rPr>
      </w:pPr>
      <w:r>
        <w:rPr>
          <w:lang w:val="en-GB"/>
        </w:rPr>
        <w:t xml:space="preserve">We present a simulation study to demonstrate the </w:t>
      </w:r>
      <w:r w:rsidR="004C3D49">
        <w:rPr>
          <w:lang w:val="en-GB"/>
        </w:rPr>
        <w:t xml:space="preserve">distributed </w:t>
      </w:r>
      <w:r>
        <w:rPr>
          <w:lang w:val="en-GB"/>
        </w:rPr>
        <w:t xml:space="preserve">approach </w:t>
      </w:r>
      <w:r w:rsidR="00B7798B">
        <w:rPr>
          <w:lang w:val="en-GB"/>
        </w:rPr>
        <w:t xml:space="preserve">and compare </w:t>
      </w:r>
      <w:r w:rsidR="0074795E">
        <w:rPr>
          <w:lang w:val="en-GB"/>
        </w:rPr>
        <w:t>it</w:t>
      </w:r>
      <w:r w:rsidR="00B7798B">
        <w:rPr>
          <w:lang w:val="en-GB"/>
        </w:rPr>
        <w:t xml:space="preserve"> </w:t>
      </w:r>
      <w:r w:rsidR="00510BD9">
        <w:rPr>
          <w:lang w:val="en-GB"/>
        </w:rPr>
        <w:t>against sol</w:t>
      </w:r>
      <w:r w:rsidR="00CA0B12">
        <w:rPr>
          <w:lang w:val="en-GB"/>
        </w:rPr>
        <w:t xml:space="preserve">ving the design problem as a single NLP </w:t>
      </w:r>
      <w:r w:rsidR="00135896">
        <w:rPr>
          <w:lang w:val="en-GB"/>
        </w:rPr>
        <w:t>centrally</w:t>
      </w:r>
      <w:r w:rsidR="0074795E">
        <w:rPr>
          <w:lang w:val="en-GB"/>
        </w:rPr>
        <w:t xml:space="preserve">. </w:t>
      </w:r>
      <w:r w:rsidR="00010799">
        <w:rPr>
          <w:iCs/>
          <w:lang w:val="en-GB"/>
        </w:rPr>
        <w:t>Two</w:t>
      </w:r>
      <w:r w:rsidR="0004247B">
        <w:rPr>
          <w:iCs/>
          <w:lang w:val="en-GB"/>
        </w:rPr>
        <w:t xml:space="preserve"> equally </w:t>
      </w:r>
      <w:r w:rsidR="002E1D28">
        <w:rPr>
          <w:iCs/>
          <w:lang w:val="en-GB"/>
        </w:rPr>
        <w:t>likely</w:t>
      </w:r>
      <w:r w:rsidR="0004247B">
        <w:rPr>
          <w:iCs/>
          <w:lang w:val="en-GB"/>
        </w:rPr>
        <w:t xml:space="preserve"> scenarios</w:t>
      </w:r>
      <w:r w:rsidR="002E1D28">
        <w:rPr>
          <w:iCs/>
          <w:lang w:val="en-GB"/>
        </w:rPr>
        <w:t xml:space="preserve"> </w:t>
      </w:r>
      <w:r w:rsidR="004918BB">
        <w:rPr>
          <w:iCs/>
          <w:lang w:val="en-GB"/>
        </w:rPr>
        <w:t>are used</w:t>
      </w:r>
      <w:r w:rsidR="0049718E">
        <w:rPr>
          <w:iCs/>
          <w:lang w:val="en-GB"/>
        </w:rPr>
        <w:t xml:space="preserve"> to represent future operations</w:t>
      </w:r>
      <w:r w:rsidR="001B02FE">
        <w:rPr>
          <w:iCs/>
          <w:lang w:val="en-GB"/>
        </w:rPr>
        <w:t xml:space="preserve"> (</w:t>
      </w:r>
      <w:ins w:id="245" w:author="Sandeep Prakash" w:date="2021-02-04T21:18:00Z">
        <w:r w:rsidR="00921731">
          <w:rPr>
            <w:iCs/>
            <w:lang w:val="en-GB"/>
          </w:rPr>
          <w:t xml:space="preserve">with </w:t>
        </w:r>
      </w:ins>
      <w:r w:rsidR="001B02FE" w:rsidRPr="008E42CD">
        <w:rPr>
          <w:i/>
          <w:lang w:val="en-GB"/>
          <w:rPrChange w:id="246" w:author="Sandeep Prakash" w:date="2021-02-04T20:26:00Z">
            <w:rPr>
              <w:iCs/>
              <w:lang w:val="en-GB"/>
            </w:rPr>
          </w:rPrChange>
        </w:rPr>
        <w:t>N</w:t>
      </w:r>
      <w:r w:rsidR="001B02FE">
        <w:rPr>
          <w:iCs/>
          <w:lang w:val="en-GB"/>
        </w:rPr>
        <w:t xml:space="preserve"> = 60)</w:t>
      </w:r>
      <w:r w:rsidR="0049718E">
        <w:rPr>
          <w:iCs/>
          <w:lang w:val="en-GB"/>
        </w:rPr>
        <w:t xml:space="preserve">. The </w:t>
      </w:r>
      <w:r w:rsidR="00600406">
        <w:rPr>
          <w:iCs/>
          <w:lang w:val="en-GB"/>
        </w:rPr>
        <w:t xml:space="preserve">profiles for </w:t>
      </w:r>
      <w:r w:rsidR="00E059C2" w:rsidRPr="00F0315A">
        <w:rPr>
          <w:position w:val="-10"/>
        </w:rPr>
        <w:object w:dxaOrig="420" w:dyaOrig="320" w14:anchorId="791EFE33">
          <v:shape id="_x0000_i1099" type="#_x0000_t75" style="width:18pt;height:14.25pt" o:ole="">
            <v:imagedata r:id="rId161" o:title=""/>
          </v:shape>
          <o:OLEObject Type="Embed" ProgID="Equation.DSMT4" ShapeID="_x0000_i1099" DrawAspect="Content" ObjectID="_1674658131" r:id="rId162"/>
        </w:object>
      </w:r>
      <w:r w:rsidR="00600406">
        <w:rPr>
          <w:iCs/>
          <w:lang w:val="en-GB"/>
        </w:rPr>
        <w:t xml:space="preserve"> </w:t>
      </w:r>
      <w:r w:rsidR="00FA0D24">
        <w:rPr>
          <w:iCs/>
          <w:lang w:val="en-GB"/>
        </w:rPr>
        <w:t>ha</w:t>
      </w:r>
      <w:r w:rsidR="00E059C2">
        <w:rPr>
          <w:iCs/>
          <w:lang w:val="en-GB"/>
        </w:rPr>
        <w:t>s</w:t>
      </w:r>
      <w:r w:rsidR="00FA0D24">
        <w:rPr>
          <w:iCs/>
          <w:lang w:val="en-GB"/>
        </w:rPr>
        <w:t xml:space="preserve"> a step change at timesteps</w:t>
      </w:r>
      <w:r w:rsidR="007C60B6">
        <w:rPr>
          <w:iCs/>
          <w:lang w:val="en-GB"/>
        </w:rPr>
        <w:t xml:space="preserve"> </w:t>
      </w:r>
      <w:r w:rsidR="00FA0D24" w:rsidRPr="007C60B6">
        <w:rPr>
          <w:i/>
          <w:lang w:val="en-GB"/>
        </w:rPr>
        <w:t>k</w:t>
      </w:r>
      <w:r w:rsidR="00FA0D24">
        <w:rPr>
          <w:iCs/>
          <w:lang w:val="en-GB"/>
        </w:rPr>
        <w:t xml:space="preserve"> = 20</w:t>
      </w:r>
      <w:r w:rsidR="007C60B6">
        <w:rPr>
          <w:iCs/>
          <w:lang w:val="en-GB"/>
        </w:rPr>
        <w:t xml:space="preserve"> and </w:t>
      </w:r>
      <w:r w:rsidR="007C60B6" w:rsidRPr="007C60B6">
        <w:rPr>
          <w:i/>
          <w:lang w:val="en-GB"/>
        </w:rPr>
        <w:t>k</w:t>
      </w:r>
      <w:r w:rsidR="007C60B6">
        <w:rPr>
          <w:iCs/>
          <w:lang w:val="en-GB"/>
        </w:rPr>
        <w:t xml:space="preserve"> = 40, while all other parameters are held</w:t>
      </w:r>
      <w:r w:rsidR="0006075B">
        <w:rPr>
          <w:iCs/>
          <w:lang w:val="en-GB"/>
        </w:rPr>
        <w:t xml:space="preserve"> </w:t>
      </w:r>
      <w:r w:rsidR="00DD7CAD">
        <w:rPr>
          <w:iCs/>
          <w:lang w:val="en-GB"/>
        </w:rPr>
        <w:t>constant</w:t>
      </w:r>
      <w:r w:rsidR="00B34815">
        <w:rPr>
          <w:iCs/>
          <w:lang w:val="en-GB"/>
        </w:rPr>
        <w:t xml:space="preserve">. </w:t>
      </w:r>
      <w:r w:rsidR="00627714">
        <w:rPr>
          <w:iCs/>
          <w:lang w:val="en-GB"/>
        </w:rPr>
        <w:t>Quadratic functions are used to represent capital cost</w:t>
      </w:r>
      <w:r w:rsidR="00DB07ED">
        <w:rPr>
          <w:iCs/>
          <w:lang w:val="en-GB"/>
        </w:rPr>
        <w:t xml:space="preserve"> </w:t>
      </w:r>
      <w:r w:rsidR="00F0315A" w:rsidRPr="00F0315A">
        <w:rPr>
          <w:position w:val="-14"/>
        </w:rPr>
        <w:object w:dxaOrig="1660" w:dyaOrig="420" w14:anchorId="7AB6C8F4">
          <v:shape id="_x0000_i1100" type="#_x0000_t75" style="width:86.25pt;height:21.75pt" o:ole="">
            <v:imagedata r:id="rId163" o:title=""/>
          </v:shape>
          <o:OLEObject Type="Embed" ProgID="Equation.DSMT4" ShapeID="_x0000_i1100" DrawAspect="Content" ObjectID="_1674658132" r:id="rId164"/>
        </w:object>
      </w:r>
      <w:r w:rsidR="00523E42">
        <w:rPr>
          <w:iCs/>
          <w:lang w:val="en-GB"/>
        </w:rPr>
        <w:t xml:space="preserve"> and the operating cost </w:t>
      </w:r>
      <w:r w:rsidR="00F0315A" w:rsidRPr="00F0315A">
        <w:rPr>
          <w:position w:val="-14"/>
        </w:rPr>
        <w:object w:dxaOrig="920" w:dyaOrig="420" w14:anchorId="035CB745">
          <v:shape id="_x0000_i1101" type="#_x0000_t75" style="width:42.75pt;height:21.75pt" o:ole="">
            <v:imagedata r:id="rId165" o:title=""/>
          </v:shape>
          <o:OLEObject Type="Embed" ProgID="Equation.DSMT4" ShapeID="_x0000_i1101" DrawAspect="Content" ObjectID="_1674658133" r:id="rId166"/>
        </w:object>
      </w:r>
      <w:r w:rsidR="00865E56">
        <w:rPr>
          <w:iCs/>
          <w:lang w:val="en-GB"/>
        </w:rPr>
        <w:t xml:space="preserve">. </w:t>
      </w:r>
      <w:r w:rsidR="00B82BB5">
        <w:rPr>
          <w:iCs/>
          <w:lang w:val="en-GB"/>
        </w:rPr>
        <w:t>The design variables</w:t>
      </w:r>
      <w:r w:rsidR="00CC52FD">
        <w:rPr>
          <w:iCs/>
          <w:lang w:val="en-GB"/>
        </w:rPr>
        <w:t xml:space="preserve"> </w:t>
      </w:r>
      <w:r w:rsidR="00B82BB5">
        <w:rPr>
          <w:iCs/>
          <w:lang w:val="en-GB"/>
        </w:rPr>
        <w:t xml:space="preserve">and operations variables were all scaled to be within zero and one while formulating the optimization problem. </w:t>
      </w:r>
      <w:r w:rsidR="00865E56">
        <w:rPr>
          <w:iCs/>
          <w:lang w:val="en-GB"/>
        </w:rPr>
        <w:t>Scaling facilitated selecting the AL penalty parameter</w:t>
      </w:r>
      <w:ins w:id="247" w:author="Sandeep Prakash" w:date="2021-02-04T21:52:00Z">
        <w:r w:rsidR="003B13C3">
          <w:rPr>
            <w:iCs/>
            <w:lang w:val="en-GB"/>
          </w:rPr>
          <w:t>s in</w:t>
        </w:r>
      </w:ins>
      <w:ins w:id="248" w:author="Sandeep Prakash" w:date="2021-02-04T21:19:00Z">
        <w:r w:rsidR="005B4E21">
          <w:rPr>
            <w:iCs/>
            <w:lang w:val="en-GB"/>
          </w:rPr>
          <w:t xml:space="preserve"> </w:t>
        </w:r>
      </w:ins>
      <w:ins w:id="249" w:author="Sandeep Prakash" w:date="2021-02-04T22:07:00Z">
        <w:r w:rsidR="005F0B25">
          <w:rPr>
            <w:iCs/>
            <w:lang w:val="en-GB"/>
          </w:rPr>
          <w:t>R</w:t>
        </w:r>
      </w:ins>
      <w:del w:id="250" w:author="Sandeep Prakash" w:date="2021-02-04T21:19:00Z">
        <w:r w:rsidR="00865E56" w:rsidDel="005B4E21">
          <w:rPr>
            <w:iCs/>
            <w:lang w:val="en-GB"/>
          </w:rPr>
          <w:delText xml:space="preserve"> </w:delText>
        </w:r>
        <w:r w:rsidR="00F0315A" w:rsidRPr="00F0315A" w:rsidDel="005B4E21">
          <w:rPr>
            <w:position w:val="-10"/>
          </w:rPr>
          <w:object w:dxaOrig="220" w:dyaOrig="240" w14:anchorId="7412FB30">
            <v:shape id="_x0000_i1102" type="#_x0000_t75" style="width:14.25pt;height:14.25pt" o:ole="">
              <v:imagedata r:id="rId167" o:title=""/>
            </v:shape>
            <o:OLEObject Type="Embed" ProgID="Equation.DSMT4" ShapeID="_x0000_i1102" DrawAspect="Content" ObjectID="_1674658134" r:id="rId168"/>
          </w:object>
        </w:r>
      </w:del>
      <w:ins w:id="251" w:author="Sandeep Prakash" w:date="2021-02-04T21:19:00Z">
        <w:r w:rsidR="005B4E21">
          <w:t xml:space="preserve"> </w:t>
        </w:r>
      </w:ins>
      <w:r w:rsidR="008A6885">
        <w:rPr>
          <w:iCs/>
          <w:lang w:val="en-GB"/>
        </w:rPr>
        <w:t xml:space="preserve">to tune the convergence </w:t>
      </w:r>
      <w:del w:id="252" w:author="Sandeep Prakash" w:date="2021-02-04T21:48:00Z">
        <w:r w:rsidR="008A6885" w:rsidDel="00DD1B0A">
          <w:rPr>
            <w:iCs/>
            <w:lang w:val="en-GB"/>
          </w:rPr>
          <w:delText xml:space="preserve">speed </w:delText>
        </w:r>
      </w:del>
      <w:r w:rsidR="009A2E93">
        <w:rPr>
          <w:iCs/>
          <w:lang w:val="en-GB"/>
        </w:rPr>
        <w:t>in</w:t>
      </w:r>
      <w:r w:rsidR="00B63794">
        <w:rPr>
          <w:iCs/>
          <w:lang w:val="en-GB"/>
        </w:rPr>
        <w:t xml:space="preserve"> our distributed approach more easily. </w:t>
      </w:r>
      <w:ins w:id="253" w:author="Sandeep Prakash" w:date="2021-02-04T21:19:00Z">
        <w:r w:rsidR="008A0BDE">
          <w:rPr>
            <w:iCs/>
            <w:lang w:val="en-GB"/>
          </w:rPr>
          <w:t>The penalty</w:t>
        </w:r>
      </w:ins>
      <w:ins w:id="254" w:author="Sandeep Prakash" w:date="2021-02-04T21:20:00Z">
        <w:r w:rsidR="008A0BDE">
          <w:rPr>
            <w:iCs/>
            <w:lang w:val="en-GB"/>
          </w:rPr>
          <w:t xml:space="preserve"> parameter </w:t>
        </w:r>
      </w:ins>
      <w:ins w:id="255" w:author="Sandeep Prakash" w:date="2021-02-04T21:24:00Z">
        <w:r w:rsidR="00962C04">
          <w:rPr>
            <w:iCs/>
            <w:lang w:val="en-GB"/>
          </w:rPr>
          <w:t xml:space="preserve">influences the convergence </w:t>
        </w:r>
      </w:ins>
      <w:ins w:id="256" w:author="Sandeep Prakash" w:date="2021-02-04T21:48:00Z">
        <w:r w:rsidR="006F2425">
          <w:rPr>
            <w:iCs/>
            <w:lang w:val="en-GB"/>
          </w:rPr>
          <w:t xml:space="preserve">speed </w:t>
        </w:r>
      </w:ins>
      <w:ins w:id="257" w:author="Sandeep Prakash" w:date="2021-02-04T21:24:00Z">
        <w:r w:rsidR="008D6326">
          <w:rPr>
            <w:iCs/>
            <w:lang w:val="en-GB"/>
          </w:rPr>
          <w:t xml:space="preserve">of ADMM </w:t>
        </w:r>
      </w:ins>
      <w:ins w:id="258" w:author="Sandeep Prakash" w:date="2021-02-04T21:25:00Z">
        <w:r w:rsidR="0032027B">
          <w:rPr>
            <w:iCs/>
            <w:lang w:val="en-GB"/>
          </w:rPr>
          <w:t xml:space="preserve">when applied to convex problems. In </w:t>
        </w:r>
        <w:r w:rsidR="00B253B7">
          <w:rPr>
            <w:iCs/>
            <w:lang w:val="en-GB"/>
          </w:rPr>
          <w:t>the case of nonconvex problems</w:t>
        </w:r>
      </w:ins>
      <w:ins w:id="259" w:author="Sandeep Prakash" w:date="2021-02-04T21:26:00Z">
        <w:r w:rsidR="004D061B">
          <w:rPr>
            <w:iCs/>
            <w:lang w:val="en-GB"/>
          </w:rPr>
          <w:t xml:space="preserve">, </w:t>
        </w:r>
      </w:ins>
      <w:ins w:id="260" w:author="Sandeep Prakash" w:date="2021-02-04T21:27:00Z">
        <w:r w:rsidR="00305F0B">
          <w:rPr>
            <w:iCs/>
            <w:lang w:val="en-GB"/>
          </w:rPr>
          <w:t xml:space="preserve">poorly chosen values </w:t>
        </w:r>
      </w:ins>
      <w:ins w:id="261" w:author="Sandeep Prakash" w:date="2021-02-04T21:28:00Z">
        <w:r w:rsidR="00305F0B">
          <w:rPr>
            <w:iCs/>
            <w:lang w:val="en-GB"/>
          </w:rPr>
          <w:t xml:space="preserve">of this penalty parameter </w:t>
        </w:r>
        <w:r w:rsidR="005E18A5">
          <w:rPr>
            <w:iCs/>
            <w:lang w:val="en-GB"/>
          </w:rPr>
          <w:t>can</w:t>
        </w:r>
      </w:ins>
      <w:ins w:id="262" w:author="Sandeep Prakash" w:date="2021-02-04T21:49:00Z">
        <w:r w:rsidR="006F2425">
          <w:rPr>
            <w:iCs/>
            <w:lang w:val="en-GB"/>
          </w:rPr>
          <w:t xml:space="preserve"> make convergen</w:t>
        </w:r>
        <w:r w:rsidR="006277BC">
          <w:rPr>
            <w:iCs/>
            <w:lang w:val="en-GB"/>
          </w:rPr>
          <w:t>ce</w:t>
        </w:r>
      </w:ins>
      <w:ins w:id="263" w:author="Sandeep Prakash" w:date="2021-02-04T21:30:00Z">
        <w:r w:rsidR="001F77C6">
          <w:rPr>
            <w:iCs/>
            <w:lang w:val="en-GB"/>
          </w:rPr>
          <w:t xml:space="preserve"> harder or</w:t>
        </w:r>
      </w:ins>
      <w:ins w:id="264" w:author="Sandeep Prakash" w:date="2021-02-04T21:49:00Z">
        <w:r w:rsidR="006277BC">
          <w:rPr>
            <w:iCs/>
            <w:lang w:val="en-GB"/>
          </w:rPr>
          <w:t xml:space="preserve"> can</w:t>
        </w:r>
      </w:ins>
      <w:ins w:id="265" w:author="Sandeep Prakash" w:date="2021-02-04T21:30:00Z">
        <w:r w:rsidR="001F77C6">
          <w:rPr>
            <w:iCs/>
            <w:lang w:val="en-GB"/>
          </w:rPr>
          <w:t xml:space="preserve"> even prevent</w:t>
        </w:r>
      </w:ins>
      <w:ins w:id="266" w:author="Sandeep Prakash" w:date="2021-02-04T21:31:00Z">
        <w:r w:rsidR="005B74A1">
          <w:rPr>
            <w:iCs/>
            <w:lang w:val="en-GB"/>
          </w:rPr>
          <w:t xml:space="preserve"> convergence altogether.</w:t>
        </w:r>
      </w:ins>
      <w:ins w:id="267" w:author="Sandeep Prakash" w:date="2021-02-04T21:42:00Z">
        <w:r w:rsidR="0079683B">
          <w:rPr>
            <w:iCs/>
            <w:lang w:val="en-GB"/>
          </w:rPr>
          <w:t xml:space="preserve"> </w:t>
        </w:r>
      </w:ins>
      <w:ins w:id="268" w:author="Sandeep Prakash" w:date="2021-02-04T21:37:00Z">
        <w:r w:rsidR="00673C7F">
          <w:rPr>
            <w:iCs/>
            <w:lang w:val="en-GB"/>
          </w:rPr>
          <w:t xml:space="preserve">We use </w:t>
        </w:r>
      </w:ins>
      <w:ins w:id="269" w:author="Sandeep Prakash" w:date="2021-02-04T21:42:00Z">
        <w:r w:rsidR="0079683B">
          <w:rPr>
            <w:iCs/>
            <w:lang w:val="en-GB"/>
          </w:rPr>
          <w:t xml:space="preserve">a </w:t>
        </w:r>
      </w:ins>
      <w:ins w:id="270" w:author="Sandeep Prakash" w:date="2021-02-04T21:37:00Z">
        <w:r w:rsidR="00CC75BE">
          <w:rPr>
            <w:iCs/>
            <w:lang w:val="en-GB"/>
          </w:rPr>
          <w:t>diagonal matrix</w:t>
        </w:r>
      </w:ins>
      <w:ins w:id="271" w:author="Sandeep Prakash" w:date="2021-02-04T21:42:00Z">
        <w:r w:rsidR="0079683B">
          <w:rPr>
            <w:iCs/>
            <w:lang w:val="en-GB"/>
          </w:rPr>
          <w:t xml:space="preserve"> for </w:t>
        </w:r>
      </w:ins>
      <w:ins w:id="272" w:author="Sandeep Prakash" w:date="2021-02-04T22:07:00Z">
        <w:r w:rsidR="005F0B25">
          <w:rPr>
            <w:iCs/>
            <w:lang w:val="en-GB"/>
          </w:rPr>
          <w:t>R</w:t>
        </w:r>
      </w:ins>
      <w:ins w:id="273" w:author="Sandeep Prakash" w:date="2021-02-04T21:37:00Z">
        <w:r w:rsidR="00CC75BE">
          <w:rPr>
            <w:iCs/>
            <w:lang w:val="en-GB"/>
          </w:rPr>
          <w:t xml:space="preserve"> </w:t>
        </w:r>
      </w:ins>
      <w:ins w:id="274" w:author="Sandeep Prakash" w:date="2021-02-04T21:50:00Z">
        <w:r w:rsidR="00802BE9">
          <w:rPr>
            <w:iCs/>
            <w:lang w:val="en-GB"/>
          </w:rPr>
          <w:t>(</w:t>
        </w:r>
      </w:ins>
      <w:ins w:id="275" w:author="Sandeep Prakash" w:date="2021-02-04T21:51:00Z">
        <w:r w:rsidR="009E10ED">
          <w:rPr>
            <w:iCs/>
            <w:lang w:val="en-GB"/>
          </w:rPr>
          <w:t xml:space="preserve">with </w:t>
        </w:r>
      </w:ins>
      <w:ins w:id="276" w:author="Sandeep Prakash" w:date="2021-02-04T22:10:00Z">
        <w:r w:rsidR="00376A5A">
          <w:rPr>
            <w:iCs/>
            <w:lang w:val="en-GB"/>
          </w:rPr>
          <w:t xml:space="preserve">values </w:t>
        </w:r>
      </w:ins>
      <w:ins w:id="277" w:author="Sandeep Prakash" w:date="2021-02-04T21:51:00Z">
        <w:r w:rsidR="009E10ED">
          <w:rPr>
            <w:iCs/>
            <w:lang w:val="en-GB"/>
          </w:rPr>
          <w:t xml:space="preserve">0.001 and 0.1 </w:t>
        </w:r>
      </w:ins>
      <w:ins w:id="278" w:author="Sandeep Prakash" w:date="2021-02-04T21:39:00Z">
        <w:r w:rsidR="00A4201D">
          <w:rPr>
            <w:iCs/>
            <w:lang w:val="en-GB"/>
          </w:rPr>
          <w:t xml:space="preserve">corresponding to the </w:t>
        </w:r>
      </w:ins>
      <w:ins w:id="279" w:author="Sandeep Prakash" w:date="2021-02-04T21:41:00Z">
        <w:r w:rsidR="000A2332">
          <w:rPr>
            <w:iCs/>
            <w:lang w:val="en-GB"/>
          </w:rPr>
          <w:t>design and operation variables respectively</w:t>
        </w:r>
      </w:ins>
      <w:ins w:id="280" w:author="Sandeep Prakash" w:date="2021-02-04T21:50:00Z">
        <w:r w:rsidR="00802BE9">
          <w:rPr>
            <w:iCs/>
            <w:lang w:val="en-GB"/>
          </w:rPr>
          <w:t>)</w:t>
        </w:r>
      </w:ins>
      <w:ins w:id="281" w:author="Sandeep Prakash" w:date="2021-02-04T21:42:00Z">
        <w:r w:rsidR="0079683B">
          <w:rPr>
            <w:iCs/>
            <w:lang w:val="en-GB"/>
          </w:rPr>
          <w:t xml:space="preserve"> </w:t>
        </w:r>
      </w:ins>
      <w:del w:id="282" w:author="Sandeep Prakash" w:date="2021-02-04T21:38:00Z">
        <w:r w:rsidR="00B63794" w:rsidDel="00E0659F">
          <w:rPr>
            <w:iCs/>
            <w:lang w:val="en-GB"/>
          </w:rPr>
          <w:delText>The penalty parameter</w:delText>
        </w:r>
        <w:r w:rsidR="00094969" w:rsidDel="00E0659F">
          <w:rPr>
            <w:iCs/>
            <w:lang w:val="en-GB"/>
          </w:rPr>
          <w:delText xml:space="preserve">s used are </w:delText>
        </w:r>
      </w:del>
      <w:del w:id="283" w:author="Sandeep Prakash" w:date="2021-02-04T21:42:00Z">
        <w:r w:rsidR="00F0315A" w:rsidRPr="0079683B" w:rsidDel="0079683B">
          <w:rPr>
            <w:position w:val="-10"/>
            <w:rPrChange w:id="284" w:author="Sandeep Prakash" w:date="2021-02-04T21:42:00Z">
              <w:rPr>
                <w:position w:val="-10"/>
              </w:rPr>
            </w:rPrChange>
          </w:rPr>
          <w:object w:dxaOrig="1040" w:dyaOrig="320" w14:anchorId="773EDCDA">
            <v:shape id="_x0000_i1103" type="#_x0000_t75" style="width:50.25pt;height:14.25pt" o:ole="">
              <v:imagedata r:id="rId169" o:title=""/>
            </v:shape>
            <o:OLEObject Type="Embed" ProgID="Equation.DSMT4" ShapeID="_x0000_i1103" DrawAspect="Content" ObjectID="_1674658135" r:id="rId170"/>
          </w:object>
        </w:r>
        <w:r w:rsidR="006C7F29" w:rsidDel="0079683B">
          <w:rPr>
            <w:iCs/>
            <w:lang w:val="en-GB"/>
          </w:rPr>
          <w:delText xml:space="preserve"> and </w:delText>
        </w:r>
        <w:r w:rsidR="00F0315A" w:rsidRPr="00F0315A" w:rsidDel="0079683B">
          <w:rPr>
            <w:position w:val="-10"/>
          </w:rPr>
          <w:object w:dxaOrig="900" w:dyaOrig="320" w14:anchorId="66E60E58">
            <v:shape id="_x0000_i1104" type="#_x0000_t75" style="width:42.75pt;height:14.25pt" o:ole="">
              <v:imagedata r:id="rId171" o:title=""/>
            </v:shape>
            <o:OLEObject Type="Embed" ProgID="Equation.DSMT4" ShapeID="_x0000_i1104" DrawAspect="Content" ObjectID="_1674658136" r:id="rId172"/>
          </w:object>
        </w:r>
        <w:r w:rsidR="00205724" w:rsidDel="0079683B">
          <w:rPr>
            <w:iCs/>
            <w:lang w:val="en-GB"/>
          </w:rPr>
          <w:delText xml:space="preserve"> to </w:delText>
        </w:r>
      </w:del>
      <w:ins w:id="285" w:author="Sandeep Prakash" w:date="2021-02-04T21:42:00Z">
        <w:r w:rsidR="0079683B">
          <w:rPr>
            <w:iCs/>
            <w:lang w:val="en-GB"/>
          </w:rPr>
          <w:t xml:space="preserve">to </w:t>
        </w:r>
      </w:ins>
      <w:r w:rsidR="00205724">
        <w:rPr>
          <w:iCs/>
          <w:lang w:val="en-GB"/>
        </w:rPr>
        <w:t>roughly balance the magnitude</w:t>
      </w:r>
      <w:r w:rsidR="000B599A">
        <w:rPr>
          <w:iCs/>
          <w:lang w:val="en-GB"/>
        </w:rPr>
        <w:t>s</w:t>
      </w:r>
      <w:r w:rsidR="00205724">
        <w:rPr>
          <w:iCs/>
          <w:lang w:val="en-GB"/>
        </w:rPr>
        <w:t xml:space="preserve"> of </w:t>
      </w:r>
      <w:r w:rsidR="00D028A3">
        <w:rPr>
          <w:iCs/>
          <w:lang w:val="en-GB"/>
        </w:rPr>
        <w:t xml:space="preserve">the </w:t>
      </w:r>
      <w:ins w:id="286" w:author="Sandeep Prakash" w:date="2021-02-04T21:40:00Z">
        <w:r w:rsidR="007A183E">
          <w:rPr>
            <w:iCs/>
            <w:lang w:val="en-GB"/>
          </w:rPr>
          <w:t xml:space="preserve">original </w:t>
        </w:r>
      </w:ins>
      <w:r w:rsidR="00D028A3">
        <w:rPr>
          <w:iCs/>
          <w:lang w:val="en-GB"/>
        </w:rPr>
        <w:t xml:space="preserve">objective and </w:t>
      </w:r>
      <w:ins w:id="287" w:author="Sandeep Prakash" w:date="2021-02-04T21:40:00Z">
        <w:r w:rsidR="00576A4F">
          <w:rPr>
            <w:iCs/>
            <w:lang w:val="en-GB"/>
          </w:rPr>
          <w:t xml:space="preserve">the added </w:t>
        </w:r>
      </w:ins>
      <w:r w:rsidR="00D028A3">
        <w:rPr>
          <w:iCs/>
          <w:lang w:val="en-GB"/>
        </w:rPr>
        <w:t>penalization term</w:t>
      </w:r>
      <w:ins w:id="288" w:author="Sandeep Prakash" w:date="2021-02-04T21:43:00Z">
        <w:r w:rsidR="00624668">
          <w:rPr>
            <w:iCs/>
            <w:lang w:val="en-GB"/>
          </w:rPr>
          <w:t xml:space="preserve"> at the initial </w:t>
        </w:r>
        <w:r w:rsidR="00B66453">
          <w:rPr>
            <w:iCs/>
            <w:lang w:val="en-GB"/>
          </w:rPr>
          <w:t>guess</w:t>
        </w:r>
      </w:ins>
      <w:del w:id="289" w:author="Sandeep Prakash" w:date="2021-02-04T21:40:00Z">
        <w:r w:rsidR="00D028A3" w:rsidDel="00576A4F">
          <w:rPr>
            <w:iCs/>
            <w:lang w:val="en-GB"/>
          </w:rPr>
          <w:delText>s</w:delText>
        </w:r>
      </w:del>
      <w:r w:rsidR="00D028A3">
        <w:rPr>
          <w:iC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6"/>
      </w:tblGrid>
      <w:tr w:rsidR="0038609E" w14:paraId="7C6751A4" w14:textId="77777777" w:rsidTr="00EE7028">
        <w:tc>
          <w:tcPr>
            <w:tcW w:w="7076" w:type="dxa"/>
            <w:vAlign w:val="center"/>
          </w:tcPr>
          <w:p w14:paraId="78CDB903" w14:textId="7706457B" w:rsidR="0038609E" w:rsidRDefault="00020525" w:rsidP="0038609E">
            <w:pPr>
              <w:pStyle w:val="Els-body-text"/>
              <w:spacing w:after="120"/>
              <w:jc w:val="center"/>
              <w:rPr>
                <w:iCs/>
                <w:lang w:val="en-GB"/>
              </w:rPr>
            </w:pPr>
            <w:r>
              <w:rPr>
                <w:iCs/>
                <w:noProof/>
                <w:lang w:val="en-GB"/>
              </w:rPr>
              <w:drawing>
                <wp:inline distT="0" distB="0" distL="0" distR="0" wp14:anchorId="46A4777E" wp14:editId="1123B2B9">
                  <wp:extent cx="2160000" cy="1440000"/>
                  <wp:effectExtent l="0" t="0" r="0" b="825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duals_Plot.svg"/>
                          <pic:cNvPicPr/>
                        </pic:nvPicPr>
                        <pic:blipFill>
                          <a:blip r:embed="rId173" cstate="print">
                            <a:extLst>
                              <a:ext uri="{28A0092B-C50C-407E-A947-70E740481C1C}">
                                <a14:useLocalDpi xmlns:a14="http://schemas.microsoft.com/office/drawing/2010/main" val="0"/>
                              </a:ext>
                              <a:ext uri="{96DAC541-7B7A-43D3-8B79-37D633B846F1}">
                                <asvg:svgBlip xmlns:asvg="http://schemas.microsoft.com/office/drawing/2016/SVG/main" r:embed="rId174"/>
                              </a:ext>
                            </a:extLst>
                          </a:blip>
                          <a:stretch>
                            <a:fillRect/>
                          </a:stretch>
                        </pic:blipFill>
                        <pic:spPr>
                          <a:xfrm>
                            <a:off x="0" y="0"/>
                            <a:ext cx="2160000" cy="1440000"/>
                          </a:xfrm>
                          <a:prstGeom prst="rect">
                            <a:avLst/>
                          </a:prstGeom>
                        </pic:spPr>
                      </pic:pic>
                    </a:graphicData>
                  </a:graphic>
                </wp:inline>
              </w:drawing>
            </w:r>
            <w:r w:rsidR="00013CFD">
              <w:rPr>
                <w:iCs/>
                <w:noProof/>
                <w:lang w:val="en-GB"/>
              </w:rPr>
              <w:drawing>
                <wp:inline distT="0" distB="0" distL="0" distR="0" wp14:anchorId="1606A19E" wp14:editId="2340D498">
                  <wp:extent cx="2160000" cy="1440000"/>
                  <wp:effectExtent l="0" t="0" r="0" b="825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olume_Plot.svg"/>
                          <pic:cNvPicPr/>
                        </pic:nvPicPr>
                        <pic:blipFill>
                          <a:blip r:embed="rId175" cstate="print">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a:xfrm>
                            <a:off x="0" y="0"/>
                            <a:ext cx="2160000" cy="1440000"/>
                          </a:xfrm>
                          <a:prstGeom prst="rect">
                            <a:avLst/>
                          </a:prstGeom>
                        </pic:spPr>
                      </pic:pic>
                    </a:graphicData>
                  </a:graphic>
                </wp:inline>
              </w:drawing>
            </w:r>
          </w:p>
          <w:p w14:paraId="677130BB" w14:textId="1C103605" w:rsidR="0038609E" w:rsidRDefault="0038609E" w:rsidP="0038609E">
            <w:pPr>
              <w:pStyle w:val="Els-body-text"/>
              <w:spacing w:after="120"/>
              <w:jc w:val="center"/>
              <w:rPr>
                <w:iCs/>
                <w:lang w:val="en-GB"/>
              </w:rPr>
            </w:pPr>
            <w:bookmarkStart w:id="290" w:name="_Ref55396345"/>
            <w:bookmarkStart w:id="291" w:name="_Ref55396655"/>
            <w:r>
              <w:t xml:space="preserve">Figure </w:t>
            </w:r>
            <w:r w:rsidR="00054CCF">
              <w:fldChar w:fldCharType="begin"/>
            </w:r>
            <w:r w:rsidR="00054CCF">
              <w:instrText xml:space="preserve"> SEQ Figure \* ARABIC </w:instrText>
            </w:r>
            <w:r w:rsidR="00054CCF">
              <w:fldChar w:fldCharType="separate"/>
            </w:r>
            <w:r w:rsidR="002E365C">
              <w:rPr>
                <w:noProof/>
              </w:rPr>
              <w:t>3</w:t>
            </w:r>
            <w:r w:rsidR="00054CCF">
              <w:rPr>
                <w:noProof/>
              </w:rPr>
              <w:fldChar w:fldCharType="end"/>
            </w:r>
            <w:bookmarkEnd w:id="290"/>
            <w:r>
              <w:t xml:space="preserve">: </w:t>
            </w:r>
            <w:bookmarkStart w:id="292" w:name="_Ref55396666"/>
            <w:r>
              <w:t>Results from solving the design problem centrally vs distributed approach.</w:t>
            </w:r>
            <w:bookmarkEnd w:id="291"/>
            <w:bookmarkEnd w:id="292"/>
          </w:p>
        </w:tc>
      </w:tr>
    </w:tbl>
    <w:p w14:paraId="5864FB58" w14:textId="65870309" w:rsidR="0038609E" w:rsidRDefault="00B45D64" w:rsidP="009865C0">
      <w:pPr>
        <w:pStyle w:val="Els-body-text"/>
        <w:spacing w:after="120"/>
        <w:rPr>
          <w:iCs/>
          <w:lang w:val="en-GB"/>
        </w:rPr>
      </w:pPr>
      <w:ins w:id="293" w:author="Sandeep Prakash" w:date="2021-02-12T17:48:00Z">
        <w:r>
          <w:rPr>
            <w:iCs/>
            <w:lang w:val="en-GB"/>
          </w:rPr>
          <w:t>I</w:t>
        </w:r>
      </w:ins>
      <w:del w:id="294" w:author="Sandeep Prakash" w:date="2021-02-12T17:46:00Z">
        <w:r w:rsidR="0038609E" w:rsidDel="00624298">
          <w:rPr>
            <w:iCs/>
            <w:lang w:val="en-GB"/>
          </w:rPr>
          <w:delText>I</w:delText>
        </w:r>
      </w:del>
      <w:r w:rsidR="0038609E">
        <w:rPr>
          <w:iCs/>
          <w:lang w:val="en-GB"/>
        </w:rPr>
        <w:t xml:space="preserve">n </w:t>
      </w:r>
      <w:r w:rsidR="0038609E">
        <w:rPr>
          <w:iCs/>
          <w:lang w:val="en-GB"/>
        </w:rPr>
        <w:fldChar w:fldCharType="begin"/>
      </w:r>
      <w:r w:rsidR="0038609E">
        <w:rPr>
          <w:iCs/>
          <w:lang w:val="en-GB"/>
        </w:rPr>
        <w:instrText xml:space="preserve"> REF _Ref55396345 \h </w:instrText>
      </w:r>
      <w:r w:rsidR="0038609E">
        <w:rPr>
          <w:iCs/>
          <w:lang w:val="en-GB"/>
        </w:rPr>
      </w:r>
      <w:r w:rsidR="0038609E">
        <w:rPr>
          <w:iCs/>
          <w:lang w:val="en-GB"/>
        </w:rPr>
        <w:fldChar w:fldCharType="separate"/>
      </w:r>
      <w:r w:rsidR="002E365C">
        <w:t xml:space="preserve">Figure </w:t>
      </w:r>
      <w:r w:rsidR="002E365C">
        <w:rPr>
          <w:noProof/>
        </w:rPr>
        <w:t>3</w:t>
      </w:r>
      <w:r w:rsidR="0038609E">
        <w:rPr>
          <w:iCs/>
          <w:lang w:val="en-GB"/>
        </w:rPr>
        <w:fldChar w:fldCharType="end"/>
      </w:r>
      <w:r w:rsidR="0038609E">
        <w:rPr>
          <w:iCs/>
          <w:lang w:val="en-GB"/>
        </w:rPr>
        <w:t xml:space="preserve">, we can see that the primal and dual residuals become sufficiently small in the ADMM algorithm, indicating </w:t>
      </w:r>
      <w:ins w:id="295" w:author="Sandeep Prakash" w:date="2021-02-09T14:11:00Z">
        <w:r w:rsidR="009A2341">
          <w:rPr>
            <w:iCs/>
            <w:lang w:val="en-GB"/>
          </w:rPr>
          <w:t xml:space="preserve">the </w:t>
        </w:r>
      </w:ins>
      <w:r w:rsidR="0038609E">
        <w:rPr>
          <w:iCs/>
          <w:lang w:val="en-GB"/>
        </w:rPr>
        <w:t xml:space="preserve">convergence in our distributed approach. The optimal design variables can be seen to converge to the same solution as found by solving the problem centrally. An important point to note is that this </w:t>
      </w:r>
      <w:proofErr w:type="spellStart"/>
      <w:r w:rsidR="00713ABF">
        <w:rPr>
          <w:iCs/>
          <w:lang w:val="en-GB"/>
        </w:rPr>
        <w:t>behavio</w:t>
      </w:r>
      <w:del w:id="296" w:author="Sandeep Prakash" w:date="2021-02-09T14:11:00Z">
        <w:r w:rsidR="00713ABF" w:rsidDel="009A2341">
          <w:rPr>
            <w:iCs/>
            <w:lang w:val="en-GB"/>
          </w:rPr>
          <w:delText>u</w:delText>
        </w:r>
      </w:del>
      <w:r w:rsidR="00713ABF">
        <w:rPr>
          <w:iCs/>
          <w:lang w:val="en-GB"/>
        </w:rPr>
        <w:t>r</w:t>
      </w:r>
      <w:proofErr w:type="spellEnd"/>
      <w:r w:rsidR="0038609E">
        <w:rPr>
          <w:iCs/>
          <w:lang w:val="en-GB"/>
        </w:rPr>
        <w:t xml:space="preserve"> is not guaranteed by ADMM in the case of nonconvex problems. When applied to nonconvex problems, ADMM need not converge and even when it does converge, it need not converge to an </w:t>
      </w:r>
      <w:r w:rsidR="0038609E">
        <w:rPr>
          <w:iCs/>
          <w:lang w:val="en-GB"/>
        </w:rPr>
        <w:lastRenderedPageBreak/>
        <w:t xml:space="preserve">optimal point and must be hence considered just as another local optimization method </w:t>
      </w:r>
      <w:r w:rsidR="0038609E">
        <w:rPr>
          <w:iCs/>
          <w:lang w:val="en-GB"/>
        </w:rPr>
        <w:fldChar w:fldCharType="begin" w:fldLock="1"/>
      </w:r>
      <w:r w:rsidR="0038609E">
        <w:rPr>
          <w:iCs/>
          <w:lang w:val="en-GB"/>
        </w:rPr>
        <w:instrText>ADDIN CSL_CITATION {"citationItems":[{"id":"ITEM-1","itemData":{"DOI":"10.1561/2200000016","ISSN":"19358237","abstract":"Many problems of recent interest in statistics and machine learning can be posed in the framework of convex optimization. Due to the explosion in size and complexity of modern datasets, it is increasingly important to be able to solve problems with a very large number of features or training examples. As a result, both the decentralized collection or storage of these datasets as well as accompanying distributed solution methods are either necessary or at least highly desirable. In this review, we argue that the alternating direction method of multipliers is well suited to distributed convex optimization, and in particular to large-scale problems arising in statistics, machine learning, and related areas. The method was developed in the 1970s, with roots in the 1950s, and is equivalent or closely related to many other algorithms, such as dual decomposition, the method of multipliers, Douglas-Rachford splitting, Spingarn's method of partial inverses, Dykstra's alternating projections, Bregman iterative algorithms for ℓ1 problems, proximal methods, and thers. After briefly surveying the theory and history of the algorithm, we discuss applications to a wide variety of statistical and machine learning problems of recent interest, including the lasso, sparse logistic regression, basis pursuit, covariance selection, support vector machines, and many others. We also discuss general distributed optimization, extensions to the nonconvex setting, and efficient implementation, including some details on distributed MPI and Hadoop MapReduce implementations. © 2011 S. Boyd, N. Parikh, E. Chu, B. Peleato and J. Eckstein.","author":[{"dropping-particle":"","family":"Boyd","given":"Stephen","non-dropping-particle":"","parse-names":false,"suffix":""},{"dropping-particle":"","family":"Parikh","given":"Neal","non-dropping-particle":"","parse-names":false,"suffix":""},{"dropping-particle":"","family":"Chu","given":"Eric","non-dropping-particle":"","parse-names":false,"suffix":""},{"dropping-particle":"","family":"Peleato","given":"Borja","non-dropping-particle":"","parse-names":false,"suffix":""},{"dropping-particle":"","family":"Eckstein","given":"Jonathan","non-dropping-particle":"","parse-names":false,"suffix":""}],"container-title":"Foundations and Trends in Machine Learning","id":"ITEM-1","issue":"1","issued":{"date-parts":[["2010"]]},"page":"1-122","title":"Distributed optimization and statistical learning via the alternating direction method of multipliers","type":"article-journal","volume":"3"},"uris":["http://www.mendeley.com/documents/?uuid=6e77d12a-46ec-4009-901d-8f98522e5940"]}],"mendeley":{"formattedCitation":"(Boyd et al., 2010)","plainTextFormattedCitation":"(Boyd et al., 2010)","previouslyFormattedCitation":"(Boyd et al., 2010)"},"properties":{"noteIndex":0},"schema":"https://github.com/citation-style-language/schema/raw/master/csl-citation.json"}</w:instrText>
      </w:r>
      <w:r w:rsidR="0038609E">
        <w:rPr>
          <w:iCs/>
          <w:lang w:val="en-GB"/>
        </w:rPr>
        <w:fldChar w:fldCharType="separate"/>
      </w:r>
      <w:r w:rsidR="0038609E" w:rsidRPr="00ED70EE">
        <w:rPr>
          <w:iCs/>
          <w:noProof/>
          <w:lang w:val="en-GB"/>
        </w:rPr>
        <w:t>(Boyd et al., 2010)</w:t>
      </w:r>
      <w:r w:rsidR="0038609E">
        <w:rPr>
          <w:iCs/>
          <w:lang w:val="en-GB"/>
        </w:rPr>
        <w:fldChar w:fldCharType="end"/>
      </w:r>
      <w:r w:rsidR="0038609E">
        <w:rPr>
          <w:iCs/>
          <w:lang w:val="en-GB"/>
        </w:rPr>
        <w:t xml:space="preserve">. Although the convergence guarantees for ADMM in the case of complex nonconvex NLPs are poorly understood, it has been shown to perform satisfactorily in practice </w:t>
      </w:r>
      <w:r w:rsidR="0038609E">
        <w:rPr>
          <w:iCs/>
          <w:lang w:val="en-GB"/>
        </w:rPr>
        <w:fldChar w:fldCharType="begin" w:fldLock="1"/>
      </w:r>
      <w:r w:rsidR="0038609E">
        <w:rPr>
          <w:iCs/>
          <w:lang w:val="en-GB"/>
        </w:rPr>
        <w:instrText>ADDIN CSL_CITATION {"citationItems":[{"id":"ITEM-1","itemData":{"DOI":"10.1016/j.compchemeng.2018.08.036","ISSN":"00981354","abstract":"We study connections between the alternating direction method of multipliers (ADMM), the classical method of multipliers (MM), and progressive hedging (PH). The connections are used to derive benchmark metrics and strategies to monitor and accelerate convergence and to help explain why ADMM and PH are capable of solving complex nonconvex NLPs. Specifically, we observe that ADMM is an inexact version of MM and approaches its performance when multiple coordination steps are performed. In addition, we use the observation that PH is a specialization of ADMM and borrow Lyapunov function and primal-dual feasibility metrics used in ADMM to explain why PH is capable of solving nonconvex NLPs. This analysis also highlights that specialized PH schemes can be derived to tackle a wider range of stochastic programs and even other problem classes. Our exposition is tutorial in nature and seeks to to motivate algorithmic improvements and new decomposition strategies","author":[{"dropping-particle":"","family":"Rodriguez","given":"Jose S.","non-dropping-particle":"","parse-names":false,"suffix":""},{"dropping-particle":"","family":"Nicholson","given":"Bethany","non-dropping-particle":"","parse-names":false,"suffix":""},{"dropping-particle":"","family":"Laird","given":"Carl","non-dropping-particle":"","parse-names":false,"suffix":""},{"dropping-particle":"","family":"Zavala","given":"Victor M.","non-dropping-particle":"","parse-names":false,"suffix":""}],"container-title":"Computers and Chemical Engineering","id":"ITEM-1","issued":{"date-parts":[["2018"]]},"page":"315-325","publisher":"Elsevier Ltd","title":"Benchmarking ADMM in nonconvex NLPs","type":"article-journal","volume":"119"},"uris":["http://www.mendeley.com/documents/?uuid=05c06666-6bb2-4730-b0c7-69fa657b4f69"]}],"mendeley":{"formattedCitation":"(Rodriguez et al., 2018)","plainTextFormattedCitation":"(Rodriguez et al., 2018)","previouslyFormattedCitation":"(Rodriguez et al., 2018)"},"properties":{"noteIndex":0},"schema":"https://github.com/citation-style-language/schema/raw/master/csl-citation.json"}</w:instrText>
      </w:r>
      <w:r w:rsidR="0038609E">
        <w:rPr>
          <w:iCs/>
          <w:lang w:val="en-GB"/>
        </w:rPr>
        <w:fldChar w:fldCharType="separate"/>
      </w:r>
      <w:r w:rsidR="0038609E" w:rsidRPr="00ED70EE">
        <w:rPr>
          <w:iCs/>
          <w:noProof/>
          <w:lang w:val="en-GB"/>
        </w:rPr>
        <w:t>(Rodriguez et al., 2018)</w:t>
      </w:r>
      <w:r w:rsidR="0038609E">
        <w:rPr>
          <w:iCs/>
          <w:lang w:val="en-GB"/>
        </w:rPr>
        <w:fldChar w:fldCharType="end"/>
      </w:r>
      <w:r w:rsidR="0038609E">
        <w:rPr>
          <w:iCs/>
          <w:lang w:val="en-GB"/>
        </w:rPr>
        <w:t xml:space="preserve">. Three snapshots of the optimal differential state </w:t>
      </w:r>
      <w:r w:rsidR="00780CC9">
        <w:rPr>
          <w:iCs/>
          <w:lang w:val="en-GB"/>
        </w:rPr>
        <w:t>trajectory</w:t>
      </w:r>
      <w:r w:rsidR="0038609E">
        <w:rPr>
          <w:iCs/>
          <w:lang w:val="en-GB"/>
        </w:rPr>
        <w:t xml:space="preserve"> </w:t>
      </w:r>
      <w:r w:rsidR="0038609E" w:rsidRPr="00421E04">
        <w:rPr>
          <w:i/>
          <w:lang w:val="en-GB"/>
        </w:rPr>
        <w:t>T</w:t>
      </w:r>
      <w:r w:rsidR="0038609E" w:rsidRPr="00421E04">
        <w:rPr>
          <w:i/>
          <w:vertAlign w:val="superscript"/>
          <w:lang w:val="en-GB"/>
        </w:rPr>
        <w:t>tes</w:t>
      </w:r>
      <w:r w:rsidR="0038609E">
        <w:rPr>
          <w:iCs/>
          <w:lang w:val="en-GB"/>
        </w:rPr>
        <w:t xml:space="preserve"> in the partitions of scenario 1 are shown in </w:t>
      </w:r>
      <w:r w:rsidR="0038609E">
        <w:rPr>
          <w:iCs/>
          <w:lang w:val="en-GB"/>
        </w:rPr>
        <w:fldChar w:fldCharType="begin"/>
      </w:r>
      <w:r w:rsidR="0038609E">
        <w:rPr>
          <w:iCs/>
          <w:lang w:val="en-GB"/>
        </w:rPr>
        <w:instrText xml:space="preserve"> REF _Ref55499960 \h </w:instrText>
      </w:r>
      <w:r w:rsidR="0038609E">
        <w:rPr>
          <w:iCs/>
          <w:lang w:val="en-GB"/>
        </w:rPr>
      </w:r>
      <w:r w:rsidR="0038609E">
        <w:rPr>
          <w:iCs/>
          <w:lang w:val="en-GB"/>
        </w:rPr>
        <w:fldChar w:fldCharType="separate"/>
      </w:r>
      <w:r w:rsidR="002E365C">
        <w:t xml:space="preserve">Figure </w:t>
      </w:r>
      <w:r w:rsidR="002E365C">
        <w:rPr>
          <w:noProof/>
        </w:rPr>
        <w:t>4</w:t>
      </w:r>
      <w:r w:rsidR="0038609E">
        <w:rPr>
          <w:iCs/>
          <w:lang w:val="en-GB"/>
        </w:rPr>
        <w:fldChar w:fldCharType="end"/>
      </w:r>
      <w:r w:rsidR="0038609E">
        <w:rPr>
          <w:iCs/>
          <w:lang w:val="en-GB"/>
        </w:rPr>
        <w:t>.</w:t>
      </w:r>
    </w:p>
    <w:tbl>
      <w:tblPr>
        <w:tblStyle w:val="TableGrid"/>
        <w:tblW w:w="7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87"/>
      </w:tblGrid>
      <w:tr w:rsidR="008F0BFC" w14:paraId="548E9CEF" w14:textId="77777777" w:rsidTr="00EE7028">
        <w:tc>
          <w:tcPr>
            <w:tcW w:w="7087" w:type="dxa"/>
            <w:shd w:val="clear" w:color="auto" w:fill="auto"/>
            <w:vAlign w:val="center"/>
          </w:tcPr>
          <w:p w14:paraId="5D44E239" w14:textId="0BA7CC33" w:rsidR="008F0BFC" w:rsidRDefault="00380679" w:rsidP="00281599">
            <w:pPr>
              <w:pStyle w:val="Els-body-text"/>
              <w:keepNext/>
              <w:jc w:val="center"/>
            </w:pPr>
            <w:r>
              <w:rPr>
                <w:noProof/>
              </w:rPr>
              <w:drawing>
                <wp:inline distT="0" distB="0" distL="0" distR="0" wp14:anchorId="0E8742C1" wp14:editId="2BC47991">
                  <wp:extent cx="1476000" cy="984000"/>
                  <wp:effectExtent l="0" t="0" r="0" b="698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ation Snapshot 1.svg"/>
                          <pic:cNvPicPr/>
                        </pic:nvPicPr>
                        <pic:blipFill>
                          <a:blip r:embed="rId177" cstate="print">
                            <a:extLst>
                              <a:ext uri="{28A0092B-C50C-407E-A947-70E740481C1C}">
                                <a14:useLocalDpi xmlns:a14="http://schemas.microsoft.com/office/drawing/2010/main" val="0"/>
                              </a:ext>
                              <a:ext uri="{96DAC541-7B7A-43D3-8B79-37D633B846F1}">
                                <asvg:svgBlip xmlns:asvg="http://schemas.microsoft.com/office/drawing/2016/SVG/main" r:embed="rId178"/>
                              </a:ext>
                            </a:extLst>
                          </a:blip>
                          <a:stretch>
                            <a:fillRect/>
                          </a:stretch>
                        </pic:blipFill>
                        <pic:spPr>
                          <a:xfrm>
                            <a:off x="0" y="0"/>
                            <a:ext cx="1476000" cy="984000"/>
                          </a:xfrm>
                          <a:prstGeom prst="rect">
                            <a:avLst/>
                          </a:prstGeom>
                        </pic:spPr>
                      </pic:pic>
                    </a:graphicData>
                  </a:graphic>
                </wp:inline>
              </w:drawing>
            </w:r>
            <w:r>
              <w:rPr>
                <w:noProof/>
              </w:rPr>
              <w:drawing>
                <wp:inline distT="0" distB="0" distL="0" distR="0" wp14:anchorId="25A1E295" wp14:editId="5A88674C">
                  <wp:extent cx="1476000" cy="984000"/>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tion Snapshot 10.svg"/>
                          <pic:cNvPicPr/>
                        </pic:nvPicPr>
                        <pic:blipFill>
                          <a:blip r:embed="rId179" cstate="print">
                            <a:extLst>
                              <a:ext uri="{28A0092B-C50C-407E-A947-70E740481C1C}">
                                <a14:useLocalDpi xmlns:a14="http://schemas.microsoft.com/office/drawing/2010/main" val="0"/>
                              </a:ext>
                              <a:ext uri="{96DAC541-7B7A-43D3-8B79-37D633B846F1}">
                                <asvg:svgBlip xmlns:asvg="http://schemas.microsoft.com/office/drawing/2016/SVG/main" r:embed="rId180"/>
                              </a:ext>
                            </a:extLst>
                          </a:blip>
                          <a:stretch>
                            <a:fillRect/>
                          </a:stretch>
                        </pic:blipFill>
                        <pic:spPr>
                          <a:xfrm>
                            <a:off x="0" y="0"/>
                            <a:ext cx="1476000" cy="984000"/>
                          </a:xfrm>
                          <a:prstGeom prst="rect">
                            <a:avLst/>
                          </a:prstGeom>
                        </pic:spPr>
                      </pic:pic>
                    </a:graphicData>
                  </a:graphic>
                </wp:inline>
              </w:drawing>
            </w:r>
            <w:r>
              <w:rPr>
                <w:noProof/>
              </w:rPr>
              <w:drawing>
                <wp:inline distT="0" distB="0" distL="0" distR="0" wp14:anchorId="3F51708F" wp14:editId="585F792B">
                  <wp:extent cx="1476000" cy="984000"/>
                  <wp:effectExtent l="0" t="0" r="0" b="698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eration Snapshot 100.svg"/>
                          <pic:cNvPicPr/>
                        </pic:nvPicPr>
                        <pic:blipFill>
                          <a:blip r:embed="rId181" cstate="print">
                            <a:extLst>
                              <a:ext uri="{28A0092B-C50C-407E-A947-70E740481C1C}">
                                <a14:useLocalDpi xmlns:a14="http://schemas.microsoft.com/office/drawing/2010/main" val="0"/>
                              </a:ext>
                              <a:ext uri="{96DAC541-7B7A-43D3-8B79-37D633B846F1}">
                                <asvg:svgBlip xmlns:asvg="http://schemas.microsoft.com/office/drawing/2016/SVG/main" r:embed="rId182"/>
                              </a:ext>
                            </a:extLst>
                          </a:blip>
                          <a:stretch>
                            <a:fillRect/>
                          </a:stretch>
                        </pic:blipFill>
                        <pic:spPr>
                          <a:xfrm>
                            <a:off x="0" y="0"/>
                            <a:ext cx="1476000" cy="984000"/>
                          </a:xfrm>
                          <a:prstGeom prst="rect">
                            <a:avLst/>
                          </a:prstGeom>
                        </pic:spPr>
                      </pic:pic>
                    </a:graphicData>
                  </a:graphic>
                </wp:inline>
              </w:drawing>
            </w:r>
          </w:p>
          <w:p w14:paraId="36A78B0F" w14:textId="580BDF20" w:rsidR="008F0BFC" w:rsidRDefault="008F0BFC" w:rsidP="00281599">
            <w:pPr>
              <w:pStyle w:val="Caption"/>
              <w:jc w:val="center"/>
              <w:rPr>
                <w:iCs/>
                <w:lang w:val="en-GB"/>
              </w:rPr>
            </w:pPr>
            <w:bookmarkStart w:id="297" w:name="_Ref55499960"/>
            <w:r>
              <w:t xml:space="preserve">Figure </w:t>
            </w:r>
            <w:r w:rsidR="00054CCF">
              <w:fldChar w:fldCharType="begin"/>
            </w:r>
            <w:r w:rsidR="00054CCF">
              <w:instrText xml:space="preserve"> SEQ Figure \* ARABIC </w:instrText>
            </w:r>
            <w:r w:rsidR="00054CCF">
              <w:fldChar w:fldCharType="separate"/>
            </w:r>
            <w:r w:rsidR="002E365C">
              <w:rPr>
                <w:noProof/>
              </w:rPr>
              <w:t>4</w:t>
            </w:r>
            <w:r w:rsidR="00054CCF">
              <w:rPr>
                <w:noProof/>
              </w:rPr>
              <w:fldChar w:fldCharType="end"/>
            </w:r>
            <w:bookmarkEnd w:id="297"/>
            <w:r>
              <w:t>: Snapshots at ADMM iterations (</w:t>
            </w:r>
            <w:proofErr w:type="spellStart"/>
            <w:r w:rsidRPr="004D12A0">
              <w:rPr>
                <w:i/>
                <w:iCs/>
              </w:rPr>
              <w:t>i</w:t>
            </w:r>
            <w:proofErr w:type="spellEnd"/>
            <w:r>
              <w:t xml:space="preserve"> = 1,10, 100) in the partition problems</w:t>
            </w:r>
            <w:r w:rsidR="00711F91">
              <w:t>.</w:t>
            </w:r>
          </w:p>
        </w:tc>
      </w:tr>
    </w:tbl>
    <w:p w14:paraId="262CC7CD" w14:textId="564D4C28" w:rsidR="00E571BE" w:rsidRDefault="00D31E94" w:rsidP="009865C0">
      <w:pPr>
        <w:pStyle w:val="Els-body-text"/>
        <w:spacing w:after="120"/>
        <w:rPr>
          <w:iCs/>
          <w:lang w:val="en-GB"/>
        </w:rPr>
      </w:pPr>
      <w:r>
        <w:rPr>
          <w:iCs/>
          <w:lang w:val="en-GB"/>
        </w:rPr>
        <w:t xml:space="preserve">An interesting observation </w:t>
      </w:r>
      <w:r w:rsidR="00F00A0E">
        <w:rPr>
          <w:iCs/>
          <w:lang w:val="en-GB"/>
        </w:rPr>
        <w:t>in our approach is that</w:t>
      </w:r>
      <w:r w:rsidR="00E6580D">
        <w:rPr>
          <w:iCs/>
          <w:lang w:val="en-GB"/>
        </w:rPr>
        <w:t xml:space="preserve"> all partitions apart from the</w:t>
      </w:r>
      <w:r w:rsidR="001B14BD">
        <w:rPr>
          <w:iCs/>
          <w:lang w:val="en-GB"/>
        </w:rPr>
        <w:t xml:space="preserve"> leftmost partition</w:t>
      </w:r>
      <w:r w:rsidR="00E6580D">
        <w:rPr>
          <w:iCs/>
          <w:lang w:val="en-GB"/>
        </w:rPr>
        <w:t xml:space="preserve"> </w:t>
      </w:r>
      <w:r w:rsidR="00685D04">
        <w:rPr>
          <w:iCs/>
          <w:lang w:val="en-GB"/>
        </w:rPr>
        <w:t xml:space="preserve">has the initial condition of the </w:t>
      </w:r>
      <w:r w:rsidR="00E31D56">
        <w:rPr>
          <w:iCs/>
          <w:lang w:val="en-GB"/>
        </w:rPr>
        <w:t>dynamic optimization problem as a variable. Thus in</w:t>
      </w:r>
      <w:r w:rsidR="0093795F">
        <w:rPr>
          <w:iCs/>
          <w:lang w:val="en-GB"/>
        </w:rPr>
        <w:t xml:space="preserve"> </w:t>
      </w:r>
      <w:r w:rsidR="0093795F">
        <w:rPr>
          <w:iCs/>
          <w:lang w:val="en-GB"/>
        </w:rPr>
        <w:fldChar w:fldCharType="begin"/>
      </w:r>
      <w:r w:rsidR="0093795F">
        <w:rPr>
          <w:iCs/>
          <w:lang w:val="en-GB"/>
        </w:rPr>
        <w:instrText xml:space="preserve"> REF _Ref55499960 \h </w:instrText>
      </w:r>
      <w:r w:rsidR="0093795F">
        <w:rPr>
          <w:iCs/>
          <w:lang w:val="en-GB"/>
        </w:rPr>
      </w:r>
      <w:r w:rsidR="0093795F">
        <w:rPr>
          <w:iCs/>
          <w:lang w:val="en-GB"/>
        </w:rPr>
        <w:fldChar w:fldCharType="separate"/>
      </w:r>
      <w:r w:rsidR="002E365C">
        <w:t xml:space="preserve">Figure </w:t>
      </w:r>
      <w:r w:rsidR="002E365C">
        <w:rPr>
          <w:noProof/>
        </w:rPr>
        <w:t>4</w:t>
      </w:r>
      <w:r w:rsidR="0093795F">
        <w:rPr>
          <w:iCs/>
          <w:lang w:val="en-GB"/>
        </w:rPr>
        <w:fldChar w:fldCharType="end"/>
      </w:r>
      <w:r w:rsidR="00F166D8">
        <w:rPr>
          <w:iCs/>
          <w:lang w:val="en-GB"/>
        </w:rPr>
        <w:t>,</w:t>
      </w:r>
      <w:r w:rsidR="00981575">
        <w:rPr>
          <w:iCs/>
          <w:lang w:val="en-GB"/>
        </w:rPr>
        <w:t xml:space="preserve"> we can see that during the initial iterations (left subplot)</w:t>
      </w:r>
      <w:r w:rsidR="00D44C41">
        <w:rPr>
          <w:iCs/>
          <w:lang w:val="en-GB"/>
        </w:rPr>
        <w:t xml:space="preserve">, the optimal solution </w:t>
      </w:r>
      <w:r w:rsidR="00E76EA8">
        <w:rPr>
          <w:iCs/>
          <w:lang w:val="en-GB"/>
        </w:rPr>
        <w:t xml:space="preserve">is to </w:t>
      </w:r>
      <w:r w:rsidR="003453E1">
        <w:rPr>
          <w:iCs/>
          <w:lang w:val="en-GB"/>
        </w:rPr>
        <w:t>initialize</w:t>
      </w:r>
      <w:r w:rsidR="00CF79B4">
        <w:rPr>
          <w:iCs/>
          <w:lang w:val="en-GB"/>
        </w:rPr>
        <w:t xml:space="preserve"> the TES tank at </w:t>
      </w:r>
      <w:r w:rsidR="003453E1">
        <w:rPr>
          <w:iCs/>
          <w:lang w:val="en-GB"/>
        </w:rPr>
        <w:t>a high</w:t>
      </w:r>
      <w:r w:rsidR="00CF79B4">
        <w:rPr>
          <w:iCs/>
          <w:lang w:val="en-GB"/>
        </w:rPr>
        <w:t xml:space="preserve"> temperature. </w:t>
      </w:r>
      <w:r w:rsidR="00AF1326">
        <w:rPr>
          <w:iCs/>
          <w:lang w:val="en-GB"/>
        </w:rPr>
        <w:t xml:space="preserve">The penalization terms added are then </w:t>
      </w:r>
      <w:r w:rsidR="00F855AF">
        <w:rPr>
          <w:iCs/>
          <w:lang w:val="en-GB"/>
        </w:rPr>
        <w:t>updated to</w:t>
      </w:r>
      <w:r w:rsidR="00AF1326">
        <w:rPr>
          <w:iCs/>
          <w:lang w:val="en-GB"/>
        </w:rPr>
        <w:t xml:space="preserve"> close the </w:t>
      </w:r>
      <w:r w:rsidR="00677752">
        <w:rPr>
          <w:iCs/>
          <w:lang w:val="en-GB"/>
        </w:rPr>
        <w:t>gap between the partitions and achieve consensus (middle and right subplot</w:t>
      </w:r>
      <w:r w:rsidR="00F855AF">
        <w:rPr>
          <w:iCs/>
          <w:lang w:val="en-GB"/>
        </w:rPr>
        <w:t>s</w:t>
      </w:r>
      <w:r w:rsidR="00677752">
        <w:rPr>
          <w:iCs/>
          <w:lang w:val="en-GB"/>
        </w:rPr>
        <w:t xml:space="preserve">). </w:t>
      </w:r>
      <w:r w:rsidR="008B369D">
        <w:rPr>
          <w:iCs/>
          <w:lang w:val="en-GB"/>
        </w:rPr>
        <w:t>In this aspect our approach sha</w:t>
      </w:r>
      <w:r w:rsidR="00834CF6">
        <w:rPr>
          <w:iCs/>
          <w:lang w:val="en-GB"/>
        </w:rPr>
        <w:t xml:space="preserve">res similarities to </w:t>
      </w:r>
      <w:r w:rsidR="00CC5F96">
        <w:rPr>
          <w:iCs/>
          <w:lang w:val="en-GB"/>
        </w:rPr>
        <w:t xml:space="preserve">the </w:t>
      </w:r>
      <w:r w:rsidR="00834CF6">
        <w:rPr>
          <w:iCs/>
          <w:lang w:val="en-GB"/>
        </w:rPr>
        <w:t xml:space="preserve">multiple shooting (MS) approach </w:t>
      </w:r>
      <w:r w:rsidR="00EF35DA">
        <w:rPr>
          <w:iCs/>
          <w:lang w:val="en-GB"/>
        </w:rPr>
        <w:t>in dynamic optimization. The key difference is that MS is solved centrally</w:t>
      </w:r>
      <w:r w:rsidR="00CD64F7">
        <w:rPr>
          <w:iCs/>
          <w:lang w:val="en-GB"/>
        </w:rPr>
        <w:t xml:space="preserve"> and the state c</w:t>
      </w:r>
      <w:r w:rsidR="003C085D">
        <w:rPr>
          <w:iCs/>
          <w:lang w:val="en-GB"/>
        </w:rPr>
        <w:t xml:space="preserve">ontinuity (consensus constraint) </w:t>
      </w:r>
      <w:r w:rsidR="00C22CDA">
        <w:rPr>
          <w:iCs/>
          <w:lang w:val="en-GB"/>
        </w:rPr>
        <w:t xml:space="preserve">is enforced explicitly as an equality constraint by the solver. </w:t>
      </w:r>
      <w:r w:rsidR="00F519E3">
        <w:rPr>
          <w:iCs/>
          <w:lang w:val="en-GB"/>
        </w:rPr>
        <w:t>W</w:t>
      </w:r>
      <w:r w:rsidR="00C22CDA">
        <w:rPr>
          <w:iCs/>
          <w:lang w:val="en-GB"/>
        </w:rPr>
        <w:t xml:space="preserve">e solve it in a </w:t>
      </w:r>
      <w:r w:rsidR="0019152D">
        <w:rPr>
          <w:iCs/>
          <w:lang w:val="en-GB"/>
        </w:rPr>
        <w:t>distributed way</w:t>
      </w:r>
      <w:r w:rsidR="007C3947">
        <w:rPr>
          <w:iCs/>
          <w:lang w:val="en-GB"/>
        </w:rPr>
        <w:t xml:space="preserve"> where the consensus </w:t>
      </w:r>
      <w:r w:rsidR="00A42311">
        <w:rPr>
          <w:iCs/>
          <w:lang w:val="en-GB"/>
        </w:rPr>
        <w:t xml:space="preserve">constraint is relaxed by forming the AL. </w:t>
      </w:r>
      <w:r w:rsidR="008437E5">
        <w:rPr>
          <w:iCs/>
          <w:lang w:val="en-GB"/>
        </w:rPr>
        <w:t xml:space="preserve">The ADMM iterations </w:t>
      </w:r>
      <w:r w:rsidR="006A75AE">
        <w:rPr>
          <w:iCs/>
          <w:lang w:val="en-GB"/>
        </w:rPr>
        <w:t xml:space="preserve">are </w:t>
      </w:r>
      <w:r w:rsidR="00AD76E3">
        <w:rPr>
          <w:iCs/>
          <w:lang w:val="en-GB"/>
        </w:rPr>
        <w:t xml:space="preserve">then </w:t>
      </w:r>
      <w:r w:rsidR="006A75AE">
        <w:rPr>
          <w:iCs/>
          <w:lang w:val="en-GB"/>
        </w:rPr>
        <w:t xml:space="preserve">able to </w:t>
      </w:r>
      <w:r w:rsidR="0019152D">
        <w:rPr>
          <w:iCs/>
          <w:lang w:val="en-GB"/>
        </w:rPr>
        <w:t xml:space="preserve">enforce </w:t>
      </w:r>
      <w:r w:rsidR="00AD76E3">
        <w:rPr>
          <w:iCs/>
          <w:lang w:val="en-GB"/>
        </w:rPr>
        <w:t xml:space="preserve">this constraint </w:t>
      </w:r>
      <w:r w:rsidR="0019152D">
        <w:rPr>
          <w:iCs/>
          <w:lang w:val="en-GB"/>
        </w:rPr>
        <w:t xml:space="preserve">implicitly by minimizing the AL. </w:t>
      </w:r>
      <w:r w:rsidR="00834CF6">
        <w:rPr>
          <w:iCs/>
          <w:lang w:val="en-GB"/>
        </w:rPr>
        <w:t xml:space="preserve"> </w:t>
      </w:r>
      <w:r w:rsidR="00D44C41">
        <w:rPr>
          <w:iCs/>
          <w:lang w:val="en-GB"/>
        </w:rPr>
        <w:t xml:space="preserve"> </w:t>
      </w:r>
      <w:r w:rsidR="00E31D56">
        <w:rPr>
          <w:iCs/>
          <w:lang w:val="en-GB"/>
        </w:rPr>
        <w:t xml:space="preserve"> </w:t>
      </w:r>
    </w:p>
    <w:p w14:paraId="49572DB5" w14:textId="2A0C629B" w:rsidR="004B036A" w:rsidRPr="00A94774" w:rsidRDefault="004B036A" w:rsidP="009865C0">
      <w:pPr>
        <w:pStyle w:val="Els-1storder-head"/>
        <w:spacing w:after="120"/>
        <w:rPr>
          <w:lang w:val="en-GB"/>
        </w:rPr>
      </w:pPr>
      <w:r w:rsidRPr="00A94774">
        <w:rPr>
          <w:lang w:val="en-GB"/>
        </w:rPr>
        <w:t>Conclusion</w:t>
      </w:r>
    </w:p>
    <w:p w14:paraId="0DF1B18A" w14:textId="5E67CFA1" w:rsidR="00EB7557" w:rsidRPr="0019796C" w:rsidRDefault="004054ED" w:rsidP="009865C0">
      <w:pPr>
        <w:pStyle w:val="Els-body-text"/>
        <w:spacing w:after="120"/>
        <w:rPr>
          <w:lang w:val="en-GB"/>
        </w:rPr>
      </w:pPr>
      <w:r>
        <w:rPr>
          <w:lang w:val="en-GB"/>
        </w:rPr>
        <w:t xml:space="preserve">In this paper, we presented the optimal design </w:t>
      </w:r>
      <w:r w:rsidR="00F355C6">
        <w:rPr>
          <w:lang w:val="en-GB"/>
        </w:rPr>
        <w:t xml:space="preserve">of a simple TES system under uncertainty as a two-stage nonlinear dynamic optimization problem. Due to </w:t>
      </w:r>
      <w:r w:rsidR="00744474">
        <w:rPr>
          <w:lang w:val="en-GB"/>
        </w:rPr>
        <w:t xml:space="preserve">limitations in memory of solving the problem </w:t>
      </w:r>
      <w:r w:rsidR="00F2442F">
        <w:rPr>
          <w:lang w:val="en-GB"/>
        </w:rPr>
        <w:t xml:space="preserve">centrally </w:t>
      </w:r>
      <w:r w:rsidR="00744474">
        <w:rPr>
          <w:lang w:val="en-GB"/>
        </w:rPr>
        <w:t xml:space="preserve">in a single machine, an approach for forming smaller partition problems </w:t>
      </w:r>
      <w:r w:rsidR="00B06B25">
        <w:rPr>
          <w:lang w:val="en-GB"/>
        </w:rPr>
        <w:t xml:space="preserve">in a general fashion was shown. The ADMM algorithm was applied to coordinate between the </w:t>
      </w:r>
      <w:r w:rsidR="005D30B3">
        <w:rPr>
          <w:lang w:val="en-GB"/>
        </w:rPr>
        <w:t xml:space="preserve">subproblems which could be solved separately and in parallel. A simple simulation exercise </w:t>
      </w:r>
      <w:r w:rsidR="007D555C">
        <w:rPr>
          <w:lang w:val="en-GB"/>
        </w:rPr>
        <w:t xml:space="preserve">was used to demonstrate the approach. </w:t>
      </w:r>
    </w:p>
    <w:p w14:paraId="26DBB31E" w14:textId="77777777" w:rsidR="00DD3D9E" w:rsidRPr="00A94774" w:rsidRDefault="00DD3D9E" w:rsidP="009865C0">
      <w:pPr>
        <w:pStyle w:val="Els-reference-head"/>
        <w:spacing w:after="120"/>
        <w:rPr>
          <w:lang w:val="en-GB"/>
        </w:rPr>
      </w:pPr>
      <w:r w:rsidRPr="00A94774">
        <w:rPr>
          <w:lang w:val="en-GB"/>
        </w:rPr>
        <w:t>References</w:t>
      </w:r>
    </w:p>
    <w:p w14:paraId="46DBC7D1" w14:textId="367DE901" w:rsidR="00BF47F7" w:rsidRDefault="00BF47F7" w:rsidP="00034461">
      <w:pPr>
        <w:pStyle w:val="Els-referenceno-number"/>
        <w:rPr>
          <w:szCs w:val="24"/>
        </w:rPr>
      </w:pPr>
      <w:r w:rsidRPr="00943927">
        <w:rPr>
          <w:szCs w:val="24"/>
          <w:lang w:val="en-US"/>
        </w:rPr>
        <w:t>S. Boyd, N. Parikh</w:t>
      </w:r>
      <w:r w:rsidR="00753663" w:rsidRPr="00943927">
        <w:rPr>
          <w:szCs w:val="24"/>
          <w:lang w:val="en-US"/>
        </w:rPr>
        <w:t xml:space="preserve">, </w:t>
      </w:r>
      <w:r w:rsidR="00520363" w:rsidRPr="00943927">
        <w:rPr>
          <w:szCs w:val="24"/>
          <w:lang w:val="en-US"/>
        </w:rPr>
        <w:t xml:space="preserve">E. Chu, </w:t>
      </w:r>
      <w:r w:rsidR="00943927" w:rsidRPr="00943927">
        <w:rPr>
          <w:szCs w:val="24"/>
          <w:lang w:val="en-US"/>
        </w:rPr>
        <w:t xml:space="preserve">B. Paleto, J. Eckstein, 2010, </w:t>
      </w:r>
      <w:r w:rsidR="00943927" w:rsidRPr="00DB5604">
        <w:rPr>
          <w:szCs w:val="24"/>
        </w:rPr>
        <w:t>Distributed optimization and statistical learning via the alternating direction method of multipliers, Foundations and Trends in Machine Learning</w:t>
      </w:r>
      <w:r w:rsidR="006F25AD">
        <w:rPr>
          <w:szCs w:val="24"/>
        </w:rPr>
        <w:t>, 3</w:t>
      </w:r>
      <w:r w:rsidR="00F9449D">
        <w:rPr>
          <w:szCs w:val="24"/>
        </w:rPr>
        <w:t xml:space="preserve"> (1)</w:t>
      </w:r>
      <w:r w:rsidR="006F25AD">
        <w:rPr>
          <w:szCs w:val="24"/>
        </w:rPr>
        <w:t>, 1-122</w:t>
      </w:r>
      <w:r w:rsidR="00B17582">
        <w:rPr>
          <w:szCs w:val="24"/>
        </w:rPr>
        <w:t>.</w:t>
      </w:r>
    </w:p>
    <w:p w14:paraId="3C4C4214" w14:textId="61037A82" w:rsidR="00B17582" w:rsidRDefault="00B17582" w:rsidP="00034461">
      <w:pPr>
        <w:pStyle w:val="Els-referenceno-number"/>
        <w:rPr>
          <w:szCs w:val="24"/>
        </w:rPr>
      </w:pPr>
      <w:r>
        <w:rPr>
          <w:szCs w:val="24"/>
        </w:rPr>
        <w:t xml:space="preserve">S. Prakash, </w:t>
      </w:r>
      <w:r w:rsidR="007229BD">
        <w:rPr>
          <w:szCs w:val="24"/>
        </w:rPr>
        <w:t xml:space="preserve">2020, </w:t>
      </w:r>
      <w:r w:rsidR="00262B8D" w:rsidRPr="00262B8D">
        <w:rPr>
          <w:szCs w:val="24"/>
        </w:rPr>
        <w:t>Distributed optimization using ADMM for Optimal Design of Thermal Energy Storage systems</w:t>
      </w:r>
      <w:r w:rsidR="00783895">
        <w:rPr>
          <w:szCs w:val="24"/>
        </w:rPr>
        <w:t>,</w:t>
      </w:r>
      <w:r w:rsidR="00262B8D">
        <w:rPr>
          <w:szCs w:val="24"/>
        </w:rPr>
        <w:t xml:space="preserve"> </w:t>
      </w:r>
      <w:r w:rsidR="0075442B">
        <w:rPr>
          <w:szCs w:val="24"/>
        </w:rPr>
        <w:t>Master’s Thesis</w:t>
      </w:r>
      <w:r w:rsidR="00E15E2B">
        <w:rPr>
          <w:szCs w:val="24"/>
        </w:rPr>
        <w:t xml:space="preserve">, </w:t>
      </w:r>
      <w:r w:rsidR="00E15E2B" w:rsidRPr="00262B8D">
        <w:rPr>
          <w:szCs w:val="24"/>
        </w:rPr>
        <w:t>Norwegian University of Science and Technology, Norway</w:t>
      </w:r>
      <w:r w:rsidR="00E15E2B">
        <w:rPr>
          <w:szCs w:val="24"/>
        </w:rPr>
        <w:t>.</w:t>
      </w:r>
    </w:p>
    <w:p w14:paraId="212E6992" w14:textId="688AC86E" w:rsidR="00D63514" w:rsidRDefault="007221FF" w:rsidP="0023021F">
      <w:pPr>
        <w:pStyle w:val="Els-referenceno-number"/>
        <w:rPr>
          <w:szCs w:val="24"/>
        </w:rPr>
      </w:pPr>
      <w:r>
        <w:rPr>
          <w:szCs w:val="24"/>
        </w:rPr>
        <w:t xml:space="preserve">J. S. </w:t>
      </w:r>
      <w:r w:rsidRPr="00DB5604">
        <w:rPr>
          <w:szCs w:val="24"/>
        </w:rPr>
        <w:t>Rodriguez</w:t>
      </w:r>
      <w:r w:rsidR="00117016">
        <w:rPr>
          <w:szCs w:val="24"/>
        </w:rPr>
        <w:t xml:space="preserve">, B. </w:t>
      </w:r>
      <w:r w:rsidR="00117016" w:rsidRPr="00DB5604">
        <w:rPr>
          <w:szCs w:val="24"/>
        </w:rPr>
        <w:t>Nicholson</w:t>
      </w:r>
      <w:r w:rsidR="00117016">
        <w:rPr>
          <w:szCs w:val="24"/>
        </w:rPr>
        <w:t xml:space="preserve">, C. </w:t>
      </w:r>
      <w:r w:rsidR="00117016" w:rsidRPr="00DB5604">
        <w:rPr>
          <w:szCs w:val="24"/>
        </w:rPr>
        <w:t>Laird</w:t>
      </w:r>
      <w:r w:rsidR="00117016">
        <w:rPr>
          <w:szCs w:val="24"/>
        </w:rPr>
        <w:t xml:space="preserve">, V. M. </w:t>
      </w:r>
      <w:r w:rsidR="00117016" w:rsidRPr="00DB5604">
        <w:rPr>
          <w:szCs w:val="24"/>
        </w:rPr>
        <w:t>Zavala</w:t>
      </w:r>
      <w:r w:rsidR="00117016">
        <w:rPr>
          <w:szCs w:val="24"/>
        </w:rPr>
        <w:t xml:space="preserve">, </w:t>
      </w:r>
      <w:r w:rsidR="00117016" w:rsidRPr="00DB5604">
        <w:rPr>
          <w:szCs w:val="24"/>
        </w:rPr>
        <w:t>2018, Benchmarking ADMM in</w:t>
      </w:r>
      <w:r w:rsidR="00466A4B">
        <w:rPr>
          <w:szCs w:val="24"/>
        </w:rPr>
        <w:t xml:space="preserve"> </w:t>
      </w:r>
      <w:r w:rsidR="00117016" w:rsidRPr="00DB5604">
        <w:rPr>
          <w:szCs w:val="24"/>
        </w:rPr>
        <w:t>nonconvex NLPs</w:t>
      </w:r>
      <w:r w:rsidR="00D11138">
        <w:rPr>
          <w:szCs w:val="24"/>
        </w:rPr>
        <w:t>,</w:t>
      </w:r>
      <w:r w:rsidR="00117016" w:rsidRPr="00DB5604">
        <w:rPr>
          <w:szCs w:val="24"/>
        </w:rPr>
        <w:t xml:space="preserve"> Computers and Chemical Engineering</w:t>
      </w:r>
      <w:r w:rsidR="002A6D2E">
        <w:rPr>
          <w:szCs w:val="24"/>
        </w:rPr>
        <w:t>,</w:t>
      </w:r>
      <w:r w:rsidR="00117016">
        <w:rPr>
          <w:szCs w:val="24"/>
        </w:rPr>
        <w:t xml:space="preserve"> 119, </w:t>
      </w:r>
      <w:r w:rsidR="00B17582">
        <w:rPr>
          <w:szCs w:val="24"/>
        </w:rPr>
        <w:t>315-325.</w:t>
      </w:r>
      <w:r w:rsidR="00117016">
        <w:rPr>
          <w:szCs w:val="24"/>
        </w:rPr>
        <w:t xml:space="preserve"> </w:t>
      </w:r>
    </w:p>
    <w:p w14:paraId="3D32A993" w14:textId="3581A47B" w:rsidR="007B1B48" w:rsidRDefault="007B1B48" w:rsidP="0023021F">
      <w:pPr>
        <w:pStyle w:val="Els-referenceno-number"/>
        <w:rPr>
          <w:szCs w:val="24"/>
        </w:rPr>
      </w:pPr>
      <w:r>
        <w:rPr>
          <w:szCs w:val="24"/>
        </w:rPr>
        <w:t xml:space="preserve">M. </w:t>
      </w:r>
      <w:r w:rsidRPr="00F2214F">
        <w:rPr>
          <w:szCs w:val="24"/>
        </w:rPr>
        <w:t>Thombre,</w:t>
      </w:r>
      <w:r>
        <w:rPr>
          <w:szCs w:val="24"/>
        </w:rPr>
        <w:t xml:space="preserve"> S.</w:t>
      </w:r>
      <w:r w:rsidRPr="00F2214F">
        <w:rPr>
          <w:szCs w:val="24"/>
        </w:rPr>
        <w:t xml:space="preserve"> Prakash, </w:t>
      </w:r>
      <w:r>
        <w:rPr>
          <w:szCs w:val="24"/>
        </w:rPr>
        <w:t xml:space="preserve">B. R. </w:t>
      </w:r>
      <w:r w:rsidRPr="00F2214F">
        <w:rPr>
          <w:szCs w:val="24"/>
        </w:rPr>
        <w:t>Knudsen,</w:t>
      </w:r>
      <w:r>
        <w:rPr>
          <w:szCs w:val="24"/>
        </w:rPr>
        <w:t xml:space="preserve"> J.</w:t>
      </w:r>
      <w:r w:rsidRPr="00F2214F">
        <w:rPr>
          <w:szCs w:val="24"/>
        </w:rPr>
        <w:t xml:space="preserve"> Jäschke, 2020, Optimizing the Capacity of</w:t>
      </w:r>
      <w:r>
        <w:rPr>
          <w:szCs w:val="24"/>
        </w:rPr>
        <w:t xml:space="preserve"> Thermal </w:t>
      </w:r>
      <w:r w:rsidRPr="00F2214F">
        <w:rPr>
          <w:szCs w:val="24"/>
        </w:rPr>
        <w:t>Energy Storage in Industrial Clusters, 30th European Symposium on Computer Aided Process Engineering</w:t>
      </w:r>
      <w:r>
        <w:rPr>
          <w:szCs w:val="24"/>
        </w:rPr>
        <w:t>.</w:t>
      </w:r>
      <w:r w:rsidRPr="00F2214F">
        <w:rPr>
          <w:szCs w:val="24"/>
        </w:rPr>
        <w:t xml:space="preserve"> Computer Aided Chemical Engineering</w:t>
      </w:r>
      <w:r w:rsidR="00A55724">
        <w:rPr>
          <w:szCs w:val="24"/>
        </w:rPr>
        <w:t>,</w:t>
      </w:r>
      <w:r w:rsidRPr="00F2214F">
        <w:rPr>
          <w:szCs w:val="24"/>
        </w:rPr>
        <w:t xml:space="preserve"> </w:t>
      </w:r>
      <w:r>
        <w:rPr>
          <w:szCs w:val="24"/>
        </w:rPr>
        <w:t xml:space="preserve">48, </w:t>
      </w:r>
      <w:r w:rsidRPr="00F2214F">
        <w:rPr>
          <w:szCs w:val="24"/>
        </w:rPr>
        <w:t>1459–1464.</w:t>
      </w:r>
    </w:p>
    <w:sectPr w:rsidR="007B1B48" w:rsidSect="00415C6E">
      <w:headerReference w:type="even" r:id="rId183"/>
      <w:headerReference w:type="default" r:id="rId184"/>
      <w:footerReference w:type="even" r:id="rId185"/>
      <w:headerReference w:type="first" r:id="rId186"/>
      <w:type w:val="continuous"/>
      <w:pgSz w:w="11906" w:h="16838" w:code="9"/>
      <w:pgMar w:top="2377" w:right="2410" w:bottom="2892" w:left="2410" w:header="1701" w:footer="2892" w:gutter="0"/>
      <w:cols w:space="720" w:equalWidth="0">
        <w:col w:w="7087"/>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B6616" w14:textId="77777777" w:rsidR="00054CCF" w:rsidRDefault="00054CCF">
      <w:r>
        <w:separator/>
      </w:r>
    </w:p>
  </w:endnote>
  <w:endnote w:type="continuationSeparator" w:id="0">
    <w:p w14:paraId="7D106238" w14:textId="77777777" w:rsidR="00054CCF" w:rsidRDefault="00054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E56CE" w14:textId="77777777" w:rsidR="006B2910" w:rsidRDefault="006B2910" w:rsidP="00224F2A">
    <w:pPr>
      <w:pStyle w:val="Footer"/>
      <w:tabs>
        <w:tab w:val="clear" w:pos="3600"/>
        <w:tab w:val="clear" w:pos="7200"/>
        <w:tab w:val="left" w:pos="573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E05B10" w14:textId="77777777" w:rsidR="00054CCF" w:rsidRDefault="00054CCF">
      <w:r>
        <w:separator/>
      </w:r>
    </w:p>
  </w:footnote>
  <w:footnote w:type="continuationSeparator" w:id="0">
    <w:p w14:paraId="4F6D5D33" w14:textId="77777777" w:rsidR="00054CCF" w:rsidRDefault="00054C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064C0" w14:textId="75D2D802" w:rsidR="006B2910" w:rsidRPr="0032741A" w:rsidRDefault="006B2910">
    <w:pPr>
      <w:pStyle w:val="Header"/>
      <w:tabs>
        <w:tab w:val="clear" w:pos="7200"/>
        <w:tab w:val="right" w:pos="7088"/>
      </w:tabs>
      <w:rPr>
        <w:lang w:val="nb-NO"/>
      </w:rPr>
    </w:pPr>
    <w:r>
      <w:rPr>
        <w:rStyle w:val="PageNumber"/>
      </w:rPr>
      <w:fldChar w:fldCharType="begin"/>
    </w:r>
    <w:r w:rsidRPr="0032741A">
      <w:rPr>
        <w:rStyle w:val="PageNumber"/>
        <w:lang w:val="nb-NO"/>
      </w:rPr>
      <w:instrText xml:space="preserve"> PAGE </w:instrText>
    </w:r>
    <w:r>
      <w:rPr>
        <w:rStyle w:val="PageNumber"/>
      </w:rPr>
      <w:fldChar w:fldCharType="separate"/>
    </w:r>
    <w:r w:rsidRPr="0032741A">
      <w:rPr>
        <w:rStyle w:val="PageNumber"/>
        <w:lang w:val="nb-NO"/>
      </w:rPr>
      <w:t>4</w:t>
    </w:r>
    <w:r>
      <w:rPr>
        <w:rStyle w:val="PageNumber"/>
      </w:rPr>
      <w:fldChar w:fldCharType="end"/>
    </w:r>
    <w:r w:rsidRPr="0032741A">
      <w:rPr>
        <w:rStyle w:val="PageNumber"/>
        <w:lang w:val="nb-NO"/>
      </w:rPr>
      <w:tab/>
    </w:r>
    <w:r w:rsidRPr="0032741A">
      <w:rPr>
        <w:rStyle w:val="PageNumber"/>
        <w:i/>
        <w:lang w:val="nb-NO"/>
      </w:rPr>
      <w:tab/>
      <w:t>S.Prakash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9CD2F" w14:textId="2DFB6EDC" w:rsidR="006B2910" w:rsidRDefault="006B2910">
    <w:pPr>
      <w:pStyle w:val="Header"/>
      <w:tabs>
        <w:tab w:val="clear" w:pos="7200"/>
        <w:tab w:val="right" w:pos="7088"/>
      </w:tabs>
      <w:jc w:val="right"/>
      <w:rPr>
        <w:sz w:val="24"/>
      </w:rPr>
    </w:pPr>
    <w:r>
      <w:rPr>
        <w:i/>
      </w:rPr>
      <w:t xml:space="preserve">Multi-scenario Design optimization using ADMM of a Thermal Energy Storage </w:t>
    </w:r>
    <w:r w:rsidR="0086723C">
      <w:rPr>
        <w:i/>
      </w:rPr>
      <w:t>s</w:t>
    </w:r>
    <w:r>
      <w:rPr>
        <w:i/>
      </w:rPr>
      <w:t>ystem</w:t>
    </w:r>
    <w:r>
      <w:rPr>
        <w:rStyle w:val="PageNumber"/>
        <w:i/>
        <w:sz w:val="24"/>
      </w:rPr>
      <w:tab/>
    </w: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73D0D" w14:textId="0261B41A" w:rsidR="006B2910" w:rsidRPr="00CB7147" w:rsidRDefault="006B2910" w:rsidP="00D63409">
    <w:pPr>
      <w:pStyle w:val="Header"/>
      <w:rPr>
        <w:sz w:val="18"/>
        <w:szCs w:val="18"/>
      </w:rPr>
    </w:pPr>
    <w:r>
      <w:rPr>
        <w:sz w:val="18"/>
        <w:szCs w:val="18"/>
      </w:rPr>
      <w:t>Metin Türkay</w:t>
    </w:r>
    <w:r w:rsidRPr="008C63EC">
      <w:rPr>
        <w:sz w:val="18"/>
        <w:szCs w:val="18"/>
      </w:rPr>
      <w:t xml:space="preserve"> </w:t>
    </w:r>
    <w:r>
      <w:rPr>
        <w:sz w:val="18"/>
        <w:szCs w:val="18"/>
      </w:rPr>
      <w:t>and Erdal Aydın (Eds.)</w:t>
    </w:r>
    <w:r>
      <w:rPr>
        <w:sz w:val="18"/>
        <w:szCs w:val="18"/>
      </w:rPr>
      <w:br/>
    </w:r>
    <w:r w:rsidRPr="00177882">
      <w:rPr>
        <w:sz w:val="18"/>
        <w:szCs w:val="18"/>
      </w:rPr>
      <w:t xml:space="preserve">Proceedings of the </w:t>
    </w:r>
    <w:r>
      <w:rPr>
        <w:sz w:val="18"/>
        <w:szCs w:val="18"/>
      </w:rPr>
      <w:t>31</w:t>
    </w:r>
    <w:r>
      <w:rPr>
        <w:sz w:val="18"/>
        <w:szCs w:val="18"/>
        <w:vertAlign w:val="superscript"/>
      </w:rPr>
      <w:t>st</w:t>
    </w:r>
    <w:r>
      <w:rPr>
        <w:sz w:val="18"/>
        <w:szCs w:val="18"/>
      </w:rPr>
      <w:t xml:space="preserve"> European Symposium on Computer Aided Process Engineering </w:t>
    </w:r>
    <w:r>
      <w:rPr>
        <w:sz w:val="18"/>
        <w:szCs w:val="18"/>
      </w:rPr>
      <w:br/>
      <w:t>June 6</w:t>
    </w:r>
    <w:r w:rsidRPr="0019028E">
      <w:rPr>
        <w:sz w:val="18"/>
        <w:szCs w:val="18"/>
        <w:vertAlign w:val="superscript"/>
      </w:rPr>
      <w:t>th</w:t>
    </w:r>
    <w:r>
      <w:rPr>
        <w:sz w:val="18"/>
        <w:szCs w:val="18"/>
      </w:rPr>
      <w:t xml:space="preserve"> to 9</w:t>
    </w:r>
    <w:r w:rsidRPr="0019028E">
      <w:rPr>
        <w:sz w:val="18"/>
        <w:szCs w:val="18"/>
        <w:vertAlign w:val="superscript"/>
      </w:rPr>
      <w:t>th</w:t>
    </w:r>
    <w:r w:rsidRPr="00177882">
      <w:rPr>
        <w:sz w:val="18"/>
        <w:szCs w:val="18"/>
      </w:rPr>
      <w:t>, 20</w:t>
    </w:r>
    <w:r>
      <w:rPr>
        <w:sz w:val="18"/>
        <w:szCs w:val="18"/>
      </w:rPr>
      <w:t>2</w:t>
    </w:r>
    <w:r w:rsidRPr="00177882">
      <w:rPr>
        <w:sz w:val="18"/>
        <w:szCs w:val="18"/>
      </w:rPr>
      <w:t>1</w:t>
    </w:r>
    <w:r>
      <w:rPr>
        <w:sz w:val="18"/>
        <w:szCs w:val="18"/>
      </w:rPr>
      <w:t>,</w:t>
    </w:r>
    <w:r w:rsidRPr="00177882">
      <w:rPr>
        <w:sz w:val="18"/>
        <w:szCs w:val="18"/>
      </w:rPr>
      <w:t xml:space="preserve"> </w:t>
    </w:r>
    <w:r>
      <w:rPr>
        <w:sz w:val="18"/>
        <w:szCs w:val="18"/>
      </w:rPr>
      <w:t>Istanbul,</w:t>
    </w:r>
    <w:r w:rsidRPr="00177882">
      <w:rPr>
        <w:sz w:val="18"/>
        <w:szCs w:val="18"/>
      </w:rPr>
      <w:t xml:space="preserve"> </w:t>
    </w:r>
    <w:r>
      <w:rPr>
        <w:sz w:val="18"/>
        <w:szCs w:val="18"/>
      </w:rPr>
      <w:t>Turkey.</w:t>
    </w:r>
    <w:r w:rsidRPr="00177882">
      <w:rPr>
        <w:sz w:val="18"/>
        <w:szCs w:val="18"/>
      </w:rPr>
      <w:t xml:space="preserve"> </w:t>
    </w:r>
    <w:r>
      <w:rPr>
        <w:sz w:val="18"/>
        <w:szCs w:val="18"/>
      </w:rPr>
      <w:t>© 2021 Elsevier B.V.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178C"/>
    <w:multiLevelType w:val="multilevel"/>
    <w:tmpl w:val="A2DC3ADE"/>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197740D"/>
    <w:multiLevelType w:val="hybridMultilevel"/>
    <w:tmpl w:val="27D6C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14D10"/>
    <w:multiLevelType w:val="hybridMultilevel"/>
    <w:tmpl w:val="E48A0D28"/>
    <w:lvl w:ilvl="0" w:tplc="36EC59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E0393"/>
    <w:multiLevelType w:val="multilevel"/>
    <w:tmpl w:val="77CA1008"/>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4" w15:restartNumberingAfterBreak="0">
    <w:nsid w:val="1D0C7A89"/>
    <w:multiLevelType w:val="singleLevel"/>
    <w:tmpl w:val="3814B02C"/>
    <w:lvl w:ilvl="0">
      <w:start w:val="1"/>
      <w:numFmt w:val="decimal"/>
      <w:lvlText w:val="[%1]"/>
      <w:lvlJc w:val="left"/>
      <w:pPr>
        <w:tabs>
          <w:tab w:val="num" w:pos="360"/>
        </w:tabs>
        <w:ind w:left="312" w:hanging="312"/>
      </w:pPr>
    </w:lvl>
  </w:abstractNum>
  <w:abstractNum w:abstractNumId="5" w15:restartNumberingAfterBreak="0">
    <w:nsid w:val="241C6CF0"/>
    <w:multiLevelType w:val="multilevel"/>
    <w:tmpl w:val="F490D9D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2438217E"/>
    <w:multiLevelType w:val="multilevel"/>
    <w:tmpl w:val="B3242232"/>
    <w:lvl w:ilvl="0">
      <w:start w:val="1"/>
      <w:numFmt w:val="decimal"/>
      <w:pStyle w:val="Els-Chapterno"/>
      <w:suff w:val="space"/>
      <w:lvlText w:val="Chapter %1"/>
      <w:lvlJc w:val="left"/>
      <w:pPr>
        <w:ind w:left="0" w:firstLine="0"/>
      </w:pPr>
      <w:rPr>
        <w:rFonts w:hint="default"/>
      </w:rPr>
    </w:lvl>
    <w:lvl w:ilvl="1">
      <w:start w:val="1"/>
      <w:numFmt w:val="decimal"/>
      <w:pStyle w:val="Els-1storder-head"/>
      <w:suff w:val="space"/>
      <w:lvlText w:val="%2."/>
      <w:lvlJc w:val="left"/>
      <w:pPr>
        <w:ind w:left="0" w:firstLine="0"/>
      </w:pPr>
      <w:rPr>
        <w:rFonts w:hint="default"/>
      </w:rPr>
    </w:lvl>
    <w:lvl w:ilvl="2">
      <w:start w:val="1"/>
      <w:numFmt w:val="decimal"/>
      <w:pStyle w:val="Els-2ndorder-head"/>
      <w:suff w:val="space"/>
      <w:lvlText w:val="%2.%3."/>
      <w:lvlJc w:val="left"/>
      <w:pPr>
        <w:ind w:left="0" w:firstLine="0"/>
      </w:pPr>
      <w:rPr>
        <w:rFonts w:hint="default"/>
      </w:rPr>
    </w:lvl>
    <w:lvl w:ilvl="3">
      <w:start w:val="1"/>
      <w:numFmt w:val="decimal"/>
      <w:pStyle w:val="Els-3rdorder-head"/>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7" w15:restartNumberingAfterBreak="0">
    <w:nsid w:val="25486B6C"/>
    <w:multiLevelType w:val="singleLevel"/>
    <w:tmpl w:val="FE1C3F06"/>
    <w:lvl w:ilvl="0">
      <w:start w:val="1"/>
      <w:numFmt w:val="decimal"/>
      <w:lvlText w:val="[%1]"/>
      <w:lvlJc w:val="left"/>
      <w:pPr>
        <w:tabs>
          <w:tab w:val="num" w:pos="360"/>
        </w:tabs>
        <w:ind w:left="312" w:hanging="312"/>
      </w:pPr>
    </w:lvl>
  </w:abstractNum>
  <w:abstractNum w:abstractNumId="8" w15:restartNumberingAfterBreak="0">
    <w:nsid w:val="29322B9F"/>
    <w:multiLevelType w:val="multilevel"/>
    <w:tmpl w:val="C5F4A82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15:restartNumberingAfterBreak="0">
    <w:nsid w:val="2AB1025D"/>
    <w:multiLevelType w:val="hybridMultilevel"/>
    <w:tmpl w:val="3DD8E7C4"/>
    <w:lvl w:ilvl="0" w:tplc="0BECA5BC">
      <w:start w:val="1"/>
      <w:numFmt w:val="decimal"/>
      <w:pStyle w:val="Els-reference"/>
      <w:lvlText w:val="%1."/>
      <w:lvlJc w:val="right"/>
      <w:pPr>
        <w:tabs>
          <w:tab w:val="num" w:pos="480"/>
        </w:tabs>
        <w:ind w:left="480" w:hanging="9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E652E1E"/>
    <w:multiLevelType w:val="hybridMultilevel"/>
    <w:tmpl w:val="6F0EF366"/>
    <w:lvl w:ilvl="0" w:tplc="FF16902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0AA62CA"/>
    <w:multiLevelType w:val="hybridMultilevel"/>
    <w:tmpl w:val="AB36EAAA"/>
    <w:lvl w:ilvl="0" w:tplc="A082456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E7170"/>
    <w:multiLevelType w:val="multilevel"/>
    <w:tmpl w:val="596AD3C4"/>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3" w15:restartNumberingAfterBreak="0">
    <w:nsid w:val="56205803"/>
    <w:multiLevelType w:val="multilevel"/>
    <w:tmpl w:val="444C89D0"/>
    <w:lvl w:ilvl="0">
      <w:start w:val="1"/>
      <w:numFmt w:val="decimal"/>
      <w:suff w:val="space"/>
      <w:lvlText w:val="Chapter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14" w15:restartNumberingAfterBreak="0">
    <w:nsid w:val="5E827A20"/>
    <w:multiLevelType w:val="multilevel"/>
    <w:tmpl w:val="3170006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5"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6"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D445E30"/>
    <w:multiLevelType w:val="hybridMultilevel"/>
    <w:tmpl w:val="D1B0C9CC"/>
    <w:lvl w:ilvl="0" w:tplc="1C4E4D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0"/>
  </w:num>
  <w:num w:numId="6">
    <w:abstractNumId w:val="8"/>
  </w:num>
  <w:num w:numId="7">
    <w:abstractNumId w:val="14"/>
  </w:num>
  <w:num w:numId="8">
    <w:abstractNumId w:val="3"/>
  </w:num>
  <w:num w:numId="9">
    <w:abstractNumId w:val="12"/>
  </w:num>
  <w:num w:numId="10">
    <w:abstractNumId w:val="16"/>
  </w:num>
  <w:num w:numId="11">
    <w:abstractNumId w:val="15"/>
  </w:num>
  <w:num w:numId="12">
    <w:abstractNumId w:val="7"/>
  </w:num>
  <w:num w:numId="13">
    <w:abstractNumId w:val="10"/>
  </w:num>
  <w:num w:numId="14">
    <w:abstractNumId w:val="4"/>
  </w:num>
  <w:num w:numId="15">
    <w:abstractNumId w:val="9"/>
  </w:num>
  <w:num w:numId="16">
    <w:abstractNumId w:val="5"/>
  </w:num>
  <w:num w:numId="17">
    <w:abstractNumId w:val="6"/>
  </w:num>
  <w:num w:numId="18">
    <w:abstractNumId w:val="11"/>
  </w:num>
  <w:num w:numId="19">
    <w:abstractNumId w:val="1"/>
  </w:num>
  <w:num w:numId="20">
    <w:abstractNumId w:val="17"/>
  </w:num>
  <w:num w:numId="21">
    <w:abstractNumId w:val="2"/>
  </w:num>
  <w:num w:numId="22">
    <w:abstractNumId w:val="6"/>
  </w:num>
  <w:num w:numId="23">
    <w:abstractNumId w:val="6"/>
  </w:num>
  <w:num w:numId="2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ndeep Prakash">
    <w15:presenceInfo w15:providerId="AD" w15:userId="S::sandeepp@ntnu.no::5b362298-5542-405f-bec6-c788e80332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PostScriptOverText/>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rawingGridHorizontalSpacing w:val="100"/>
  <w:drawingGridVerticalSpacing w:val="136"/>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3sTQyMLQ0Mzc0sjRX0lEKTi0uzszPAykwqwUAhcPFPiwAAAA="/>
  </w:docVars>
  <w:rsids>
    <w:rsidRoot w:val="00CB7147"/>
    <w:rsid w:val="0000047B"/>
    <w:rsid w:val="00001409"/>
    <w:rsid w:val="00002652"/>
    <w:rsid w:val="00004F36"/>
    <w:rsid w:val="0000568B"/>
    <w:rsid w:val="000063FD"/>
    <w:rsid w:val="00006D04"/>
    <w:rsid w:val="00010799"/>
    <w:rsid w:val="00010EEE"/>
    <w:rsid w:val="00013CFD"/>
    <w:rsid w:val="00013E6C"/>
    <w:rsid w:val="00013EF1"/>
    <w:rsid w:val="00014495"/>
    <w:rsid w:val="00016FC1"/>
    <w:rsid w:val="00020525"/>
    <w:rsid w:val="00022057"/>
    <w:rsid w:val="0002374E"/>
    <w:rsid w:val="00023F0E"/>
    <w:rsid w:val="0003141A"/>
    <w:rsid w:val="00034461"/>
    <w:rsid w:val="00035847"/>
    <w:rsid w:val="00035CFE"/>
    <w:rsid w:val="00037B0B"/>
    <w:rsid w:val="00037CC0"/>
    <w:rsid w:val="00041E02"/>
    <w:rsid w:val="0004247B"/>
    <w:rsid w:val="000441B7"/>
    <w:rsid w:val="000447B1"/>
    <w:rsid w:val="00051841"/>
    <w:rsid w:val="0005347A"/>
    <w:rsid w:val="00054CCF"/>
    <w:rsid w:val="000576F2"/>
    <w:rsid w:val="0006075B"/>
    <w:rsid w:val="0006264A"/>
    <w:rsid w:val="000626A2"/>
    <w:rsid w:val="000643DF"/>
    <w:rsid w:val="000649B3"/>
    <w:rsid w:val="00064FAE"/>
    <w:rsid w:val="00066747"/>
    <w:rsid w:val="0006786E"/>
    <w:rsid w:val="00071D29"/>
    <w:rsid w:val="000734F0"/>
    <w:rsid w:val="00073734"/>
    <w:rsid w:val="0007641C"/>
    <w:rsid w:val="000804AD"/>
    <w:rsid w:val="0008326A"/>
    <w:rsid w:val="0008350C"/>
    <w:rsid w:val="000837B4"/>
    <w:rsid w:val="00087B41"/>
    <w:rsid w:val="00091B8D"/>
    <w:rsid w:val="000933E9"/>
    <w:rsid w:val="000935D7"/>
    <w:rsid w:val="00093AFE"/>
    <w:rsid w:val="00094969"/>
    <w:rsid w:val="00094A2C"/>
    <w:rsid w:val="000950CB"/>
    <w:rsid w:val="00097149"/>
    <w:rsid w:val="000976B4"/>
    <w:rsid w:val="00097B33"/>
    <w:rsid w:val="000A0FAF"/>
    <w:rsid w:val="000A2332"/>
    <w:rsid w:val="000A55D5"/>
    <w:rsid w:val="000A6B9D"/>
    <w:rsid w:val="000B0C2A"/>
    <w:rsid w:val="000B21A1"/>
    <w:rsid w:val="000B599A"/>
    <w:rsid w:val="000B7A2E"/>
    <w:rsid w:val="000C00E2"/>
    <w:rsid w:val="000C0725"/>
    <w:rsid w:val="000C0C27"/>
    <w:rsid w:val="000C19BD"/>
    <w:rsid w:val="000D048C"/>
    <w:rsid w:val="000D06B4"/>
    <w:rsid w:val="000D0ACF"/>
    <w:rsid w:val="000D0EA0"/>
    <w:rsid w:val="000D265F"/>
    <w:rsid w:val="000D3D9B"/>
    <w:rsid w:val="000D4EE6"/>
    <w:rsid w:val="000E2E13"/>
    <w:rsid w:val="000E7A9D"/>
    <w:rsid w:val="000F1655"/>
    <w:rsid w:val="000F1A1B"/>
    <w:rsid w:val="000F2C76"/>
    <w:rsid w:val="000F3414"/>
    <w:rsid w:val="000F3568"/>
    <w:rsid w:val="000F4BB3"/>
    <w:rsid w:val="000F7AF7"/>
    <w:rsid w:val="00100603"/>
    <w:rsid w:val="00101BC3"/>
    <w:rsid w:val="0010233F"/>
    <w:rsid w:val="00102B6A"/>
    <w:rsid w:val="00103BFD"/>
    <w:rsid w:val="00103F62"/>
    <w:rsid w:val="001041A8"/>
    <w:rsid w:val="00105204"/>
    <w:rsid w:val="00106393"/>
    <w:rsid w:val="001068EC"/>
    <w:rsid w:val="00112120"/>
    <w:rsid w:val="00113038"/>
    <w:rsid w:val="00115D5D"/>
    <w:rsid w:val="00117016"/>
    <w:rsid w:val="0011715D"/>
    <w:rsid w:val="00121801"/>
    <w:rsid w:val="0012333E"/>
    <w:rsid w:val="00124839"/>
    <w:rsid w:val="0012617B"/>
    <w:rsid w:val="00130F69"/>
    <w:rsid w:val="0013140E"/>
    <w:rsid w:val="00131D57"/>
    <w:rsid w:val="00135395"/>
    <w:rsid w:val="00135896"/>
    <w:rsid w:val="00137BCE"/>
    <w:rsid w:val="00141238"/>
    <w:rsid w:val="0014133A"/>
    <w:rsid w:val="00141988"/>
    <w:rsid w:val="001440B1"/>
    <w:rsid w:val="00154D01"/>
    <w:rsid w:val="0015700F"/>
    <w:rsid w:val="001601EF"/>
    <w:rsid w:val="001606AB"/>
    <w:rsid w:val="001643DE"/>
    <w:rsid w:val="00164D9B"/>
    <w:rsid w:val="001663B4"/>
    <w:rsid w:val="00177882"/>
    <w:rsid w:val="0018090D"/>
    <w:rsid w:val="00182D7E"/>
    <w:rsid w:val="001837F9"/>
    <w:rsid w:val="00184B6B"/>
    <w:rsid w:val="00186563"/>
    <w:rsid w:val="001872FD"/>
    <w:rsid w:val="0019028E"/>
    <w:rsid w:val="0019152D"/>
    <w:rsid w:val="00191705"/>
    <w:rsid w:val="00192F5D"/>
    <w:rsid w:val="00194085"/>
    <w:rsid w:val="0019796C"/>
    <w:rsid w:val="00197DED"/>
    <w:rsid w:val="001A0E7A"/>
    <w:rsid w:val="001A5BE8"/>
    <w:rsid w:val="001A6AF2"/>
    <w:rsid w:val="001A6BF3"/>
    <w:rsid w:val="001B02FE"/>
    <w:rsid w:val="001B14BD"/>
    <w:rsid w:val="001B1F0C"/>
    <w:rsid w:val="001B43EE"/>
    <w:rsid w:val="001B6181"/>
    <w:rsid w:val="001B6AA5"/>
    <w:rsid w:val="001B6E13"/>
    <w:rsid w:val="001B6FE8"/>
    <w:rsid w:val="001B7FC0"/>
    <w:rsid w:val="001C2815"/>
    <w:rsid w:val="001C3AB0"/>
    <w:rsid w:val="001C3F7C"/>
    <w:rsid w:val="001C506F"/>
    <w:rsid w:val="001C5D89"/>
    <w:rsid w:val="001C60F0"/>
    <w:rsid w:val="001C77AC"/>
    <w:rsid w:val="001D0013"/>
    <w:rsid w:val="001D0374"/>
    <w:rsid w:val="001D2282"/>
    <w:rsid w:val="001D4726"/>
    <w:rsid w:val="001E378E"/>
    <w:rsid w:val="001E472D"/>
    <w:rsid w:val="001E4B75"/>
    <w:rsid w:val="001E58ED"/>
    <w:rsid w:val="001F00DF"/>
    <w:rsid w:val="001F05CF"/>
    <w:rsid w:val="001F116E"/>
    <w:rsid w:val="001F73E2"/>
    <w:rsid w:val="001F77C6"/>
    <w:rsid w:val="00200C87"/>
    <w:rsid w:val="00203EF3"/>
    <w:rsid w:val="00205724"/>
    <w:rsid w:val="0020585E"/>
    <w:rsid w:val="00206270"/>
    <w:rsid w:val="00207799"/>
    <w:rsid w:val="00210AEC"/>
    <w:rsid w:val="002140DC"/>
    <w:rsid w:val="002151F9"/>
    <w:rsid w:val="00215DAA"/>
    <w:rsid w:val="00217563"/>
    <w:rsid w:val="00217C1D"/>
    <w:rsid w:val="002201CD"/>
    <w:rsid w:val="00224792"/>
    <w:rsid w:val="00224F2A"/>
    <w:rsid w:val="00226C22"/>
    <w:rsid w:val="00227FC4"/>
    <w:rsid w:val="002300D7"/>
    <w:rsid w:val="0023021F"/>
    <w:rsid w:val="00231F68"/>
    <w:rsid w:val="002321E3"/>
    <w:rsid w:val="00232483"/>
    <w:rsid w:val="002325C1"/>
    <w:rsid w:val="002328F5"/>
    <w:rsid w:val="00234B8C"/>
    <w:rsid w:val="00237566"/>
    <w:rsid w:val="00237A49"/>
    <w:rsid w:val="0024287D"/>
    <w:rsid w:val="00242C80"/>
    <w:rsid w:val="0024369E"/>
    <w:rsid w:val="00244627"/>
    <w:rsid w:val="0025218A"/>
    <w:rsid w:val="00254A1B"/>
    <w:rsid w:val="002554A1"/>
    <w:rsid w:val="0025772C"/>
    <w:rsid w:val="00262B8D"/>
    <w:rsid w:val="00264740"/>
    <w:rsid w:val="0026593B"/>
    <w:rsid w:val="002659CE"/>
    <w:rsid w:val="00265B19"/>
    <w:rsid w:val="00274364"/>
    <w:rsid w:val="00276550"/>
    <w:rsid w:val="00282480"/>
    <w:rsid w:val="00284B86"/>
    <w:rsid w:val="00285795"/>
    <w:rsid w:val="00285A79"/>
    <w:rsid w:val="00285D01"/>
    <w:rsid w:val="00286893"/>
    <w:rsid w:val="00286D8F"/>
    <w:rsid w:val="00287E61"/>
    <w:rsid w:val="00291A7D"/>
    <w:rsid w:val="00292A67"/>
    <w:rsid w:val="002933BA"/>
    <w:rsid w:val="00294653"/>
    <w:rsid w:val="002949FB"/>
    <w:rsid w:val="002958C2"/>
    <w:rsid w:val="002A268D"/>
    <w:rsid w:val="002A52B6"/>
    <w:rsid w:val="002A6D24"/>
    <w:rsid w:val="002A6D2E"/>
    <w:rsid w:val="002B1E8C"/>
    <w:rsid w:val="002B28A2"/>
    <w:rsid w:val="002B2952"/>
    <w:rsid w:val="002B2BDE"/>
    <w:rsid w:val="002D12A4"/>
    <w:rsid w:val="002D14B5"/>
    <w:rsid w:val="002D2B50"/>
    <w:rsid w:val="002D3128"/>
    <w:rsid w:val="002D3B2C"/>
    <w:rsid w:val="002D5505"/>
    <w:rsid w:val="002D6686"/>
    <w:rsid w:val="002D689D"/>
    <w:rsid w:val="002D70F2"/>
    <w:rsid w:val="002D7402"/>
    <w:rsid w:val="002E1D28"/>
    <w:rsid w:val="002E365C"/>
    <w:rsid w:val="002E5802"/>
    <w:rsid w:val="002E5BA0"/>
    <w:rsid w:val="002F2C0C"/>
    <w:rsid w:val="002F3505"/>
    <w:rsid w:val="00300F8B"/>
    <w:rsid w:val="00304CED"/>
    <w:rsid w:val="00305F0B"/>
    <w:rsid w:val="003074E9"/>
    <w:rsid w:val="00311BBA"/>
    <w:rsid w:val="00313A02"/>
    <w:rsid w:val="00313E7F"/>
    <w:rsid w:val="00314CE5"/>
    <w:rsid w:val="00314EF0"/>
    <w:rsid w:val="003150CB"/>
    <w:rsid w:val="00316604"/>
    <w:rsid w:val="0032027B"/>
    <w:rsid w:val="0032183F"/>
    <w:rsid w:val="0032329D"/>
    <w:rsid w:val="003241A3"/>
    <w:rsid w:val="003242BF"/>
    <w:rsid w:val="00325B17"/>
    <w:rsid w:val="0032741A"/>
    <w:rsid w:val="00333508"/>
    <w:rsid w:val="003343CC"/>
    <w:rsid w:val="00335BF3"/>
    <w:rsid w:val="00336339"/>
    <w:rsid w:val="0034053B"/>
    <w:rsid w:val="00340683"/>
    <w:rsid w:val="003453E1"/>
    <w:rsid w:val="0034786A"/>
    <w:rsid w:val="00351398"/>
    <w:rsid w:val="00351B9A"/>
    <w:rsid w:val="00351EDF"/>
    <w:rsid w:val="00352514"/>
    <w:rsid w:val="00352C77"/>
    <w:rsid w:val="00352CC6"/>
    <w:rsid w:val="003535B4"/>
    <w:rsid w:val="003617EE"/>
    <w:rsid w:val="00366717"/>
    <w:rsid w:val="003718A5"/>
    <w:rsid w:val="00371E18"/>
    <w:rsid w:val="003721F2"/>
    <w:rsid w:val="00372A4D"/>
    <w:rsid w:val="003742FE"/>
    <w:rsid w:val="00376A5A"/>
    <w:rsid w:val="00380679"/>
    <w:rsid w:val="00381E37"/>
    <w:rsid w:val="003835F1"/>
    <w:rsid w:val="00383903"/>
    <w:rsid w:val="0038609E"/>
    <w:rsid w:val="00392026"/>
    <w:rsid w:val="003938D2"/>
    <w:rsid w:val="0039421C"/>
    <w:rsid w:val="00395255"/>
    <w:rsid w:val="0039573B"/>
    <w:rsid w:val="00397FEB"/>
    <w:rsid w:val="003A1904"/>
    <w:rsid w:val="003A2B63"/>
    <w:rsid w:val="003A603D"/>
    <w:rsid w:val="003A734E"/>
    <w:rsid w:val="003B01B1"/>
    <w:rsid w:val="003B13C3"/>
    <w:rsid w:val="003B5785"/>
    <w:rsid w:val="003B7457"/>
    <w:rsid w:val="003C085D"/>
    <w:rsid w:val="003C2674"/>
    <w:rsid w:val="003C43FF"/>
    <w:rsid w:val="003C4731"/>
    <w:rsid w:val="003C78C7"/>
    <w:rsid w:val="003D23E8"/>
    <w:rsid w:val="003D4581"/>
    <w:rsid w:val="003E0070"/>
    <w:rsid w:val="003E3095"/>
    <w:rsid w:val="003E49E7"/>
    <w:rsid w:val="003E6B42"/>
    <w:rsid w:val="003F1F02"/>
    <w:rsid w:val="003F250B"/>
    <w:rsid w:val="003F5C59"/>
    <w:rsid w:val="00400587"/>
    <w:rsid w:val="00401A52"/>
    <w:rsid w:val="00402831"/>
    <w:rsid w:val="0040549C"/>
    <w:rsid w:val="004054ED"/>
    <w:rsid w:val="00406E24"/>
    <w:rsid w:val="0041200C"/>
    <w:rsid w:val="00414554"/>
    <w:rsid w:val="00415343"/>
    <w:rsid w:val="00415C6E"/>
    <w:rsid w:val="00421E04"/>
    <w:rsid w:val="004244A9"/>
    <w:rsid w:val="0042463D"/>
    <w:rsid w:val="00424D0F"/>
    <w:rsid w:val="00424D12"/>
    <w:rsid w:val="004268B8"/>
    <w:rsid w:val="00427083"/>
    <w:rsid w:val="0043157C"/>
    <w:rsid w:val="00431E43"/>
    <w:rsid w:val="00431F38"/>
    <w:rsid w:val="004320DD"/>
    <w:rsid w:val="00434F12"/>
    <w:rsid w:val="004379A1"/>
    <w:rsid w:val="004413EA"/>
    <w:rsid w:val="00445135"/>
    <w:rsid w:val="00451934"/>
    <w:rsid w:val="00454D35"/>
    <w:rsid w:val="004576B0"/>
    <w:rsid w:val="00457ACB"/>
    <w:rsid w:val="00460938"/>
    <w:rsid w:val="004623F6"/>
    <w:rsid w:val="004658F8"/>
    <w:rsid w:val="00466A4B"/>
    <w:rsid w:val="004725B8"/>
    <w:rsid w:val="00473854"/>
    <w:rsid w:val="00473976"/>
    <w:rsid w:val="00473978"/>
    <w:rsid w:val="00474193"/>
    <w:rsid w:val="00474242"/>
    <w:rsid w:val="00474949"/>
    <w:rsid w:val="00477098"/>
    <w:rsid w:val="00477ABC"/>
    <w:rsid w:val="004807D1"/>
    <w:rsid w:val="004812AA"/>
    <w:rsid w:val="004827CF"/>
    <w:rsid w:val="004850D6"/>
    <w:rsid w:val="004858FA"/>
    <w:rsid w:val="00485971"/>
    <w:rsid w:val="0048614C"/>
    <w:rsid w:val="00486F71"/>
    <w:rsid w:val="004918BB"/>
    <w:rsid w:val="0049291D"/>
    <w:rsid w:val="00492DD2"/>
    <w:rsid w:val="00492DE0"/>
    <w:rsid w:val="0049316D"/>
    <w:rsid w:val="0049469A"/>
    <w:rsid w:val="00495E09"/>
    <w:rsid w:val="0049718E"/>
    <w:rsid w:val="00497235"/>
    <w:rsid w:val="00497278"/>
    <w:rsid w:val="004A078F"/>
    <w:rsid w:val="004A1F51"/>
    <w:rsid w:val="004A27E3"/>
    <w:rsid w:val="004A6F9B"/>
    <w:rsid w:val="004B036A"/>
    <w:rsid w:val="004B2791"/>
    <w:rsid w:val="004B3AAB"/>
    <w:rsid w:val="004B5EFB"/>
    <w:rsid w:val="004B6D42"/>
    <w:rsid w:val="004C31D4"/>
    <w:rsid w:val="004C3D49"/>
    <w:rsid w:val="004C7C0F"/>
    <w:rsid w:val="004D061B"/>
    <w:rsid w:val="004D09DC"/>
    <w:rsid w:val="004D0E0E"/>
    <w:rsid w:val="004D12A0"/>
    <w:rsid w:val="004D167A"/>
    <w:rsid w:val="004D1B46"/>
    <w:rsid w:val="004D2EC8"/>
    <w:rsid w:val="004D5BAA"/>
    <w:rsid w:val="004E1105"/>
    <w:rsid w:val="004E2D29"/>
    <w:rsid w:val="004E33D7"/>
    <w:rsid w:val="004E46DC"/>
    <w:rsid w:val="004E49FC"/>
    <w:rsid w:val="004F0A07"/>
    <w:rsid w:val="004F1F02"/>
    <w:rsid w:val="004F22AF"/>
    <w:rsid w:val="004F2B53"/>
    <w:rsid w:val="004F356C"/>
    <w:rsid w:val="004F40A4"/>
    <w:rsid w:val="004F5FE4"/>
    <w:rsid w:val="00501361"/>
    <w:rsid w:val="005020BF"/>
    <w:rsid w:val="00503E9F"/>
    <w:rsid w:val="0050413F"/>
    <w:rsid w:val="005044B7"/>
    <w:rsid w:val="00504574"/>
    <w:rsid w:val="005047CC"/>
    <w:rsid w:val="00510A59"/>
    <w:rsid w:val="00510BD9"/>
    <w:rsid w:val="0051142E"/>
    <w:rsid w:val="00511BA0"/>
    <w:rsid w:val="00511C9E"/>
    <w:rsid w:val="00513EE9"/>
    <w:rsid w:val="005156D6"/>
    <w:rsid w:val="0051597B"/>
    <w:rsid w:val="00517601"/>
    <w:rsid w:val="00520363"/>
    <w:rsid w:val="005236A0"/>
    <w:rsid w:val="0052397D"/>
    <w:rsid w:val="00523E42"/>
    <w:rsid w:val="005269A9"/>
    <w:rsid w:val="00527C08"/>
    <w:rsid w:val="00533756"/>
    <w:rsid w:val="00536776"/>
    <w:rsid w:val="00544102"/>
    <w:rsid w:val="00550A7F"/>
    <w:rsid w:val="00551598"/>
    <w:rsid w:val="005523D4"/>
    <w:rsid w:val="005534A3"/>
    <w:rsid w:val="00553D17"/>
    <w:rsid w:val="0055779E"/>
    <w:rsid w:val="00560832"/>
    <w:rsid w:val="00560ADA"/>
    <w:rsid w:val="005645A0"/>
    <w:rsid w:val="00566D6C"/>
    <w:rsid w:val="005674CB"/>
    <w:rsid w:val="00571BA1"/>
    <w:rsid w:val="00572045"/>
    <w:rsid w:val="00572DA3"/>
    <w:rsid w:val="005740E5"/>
    <w:rsid w:val="00576A4F"/>
    <w:rsid w:val="005809D5"/>
    <w:rsid w:val="00581185"/>
    <w:rsid w:val="00583703"/>
    <w:rsid w:val="00584CBF"/>
    <w:rsid w:val="00586BE3"/>
    <w:rsid w:val="00591013"/>
    <w:rsid w:val="005924B2"/>
    <w:rsid w:val="0059440F"/>
    <w:rsid w:val="00595374"/>
    <w:rsid w:val="0059593B"/>
    <w:rsid w:val="00596453"/>
    <w:rsid w:val="00596551"/>
    <w:rsid w:val="00597514"/>
    <w:rsid w:val="005A10BB"/>
    <w:rsid w:val="005B0566"/>
    <w:rsid w:val="005B0698"/>
    <w:rsid w:val="005B0CFC"/>
    <w:rsid w:val="005B1B95"/>
    <w:rsid w:val="005B4490"/>
    <w:rsid w:val="005B4E21"/>
    <w:rsid w:val="005B74A1"/>
    <w:rsid w:val="005C27BB"/>
    <w:rsid w:val="005C5B87"/>
    <w:rsid w:val="005C5E91"/>
    <w:rsid w:val="005C60C1"/>
    <w:rsid w:val="005C7AAE"/>
    <w:rsid w:val="005D0754"/>
    <w:rsid w:val="005D199D"/>
    <w:rsid w:val="005D30B3"/>
    <w:rsid w:val="005D378B"/>
    <w:rsid w:val="005D433C"/>
    <w:rsid w:val="005D7FCE"/>
    <w:rsid w:val="005E18A5"/>
    <w:rsid w:val="005E5093"/>
    <w:rsid w:val="005E66DD"/>
    <w:rsid w:val="005E68DC"/>
    <w:rsid w:val="005E78ED"/>
    <w:rsid w:val="005F0AAF"/>
    <w:rsid w:val="005F0B25"/>
    <w:rsid w:val="005F773F"/>
    <w:rsid w:val="00600406"/>
    <w:rsid w:val="00604766"/>
    <w:rsid w:val="00604C6C"/>
    <w:rsid w:val="0060669D"/>
    <w:rsid w:val="00606E6E"/>
    <w:rsid w:val="00607784"/>
    <w:rsid w:val="00607A22"/>
    <w:rsid w:val="00610E5C"/>
    <w:rsid w:val="00612333"/>
    <w:rsid w:val="00613302"/>
    <w:rsid w:val="00614764"/>
    <w:rsid w:val="006148BD"/>
    <w:rsid w:val="0061565C"/>
    <w:rsid w:val="00617A27"/>
    <w:rsid w:val="006217B6"/>
    <w:rsid w:val="00622190"/>
    <w:rsid w:val="00624298"/>
    <w:rsid w:val="00624668"/>
    <w:rsid w:val="00627714"/>
    <w:rsid w:val="006277BB"/>
    <w:rsid w:val="006277BC"/>
    <w:rsid w:val="00627896"/>
    <w:rsid w:val="006345A1"/>
    <w:rsid w:val="00636ADB"/>
    <w:rsid w:val="00637BD0"/>
    <w:rsid w:val="00640A75"/>
    <w:rsid w:val="006422FE"/>
    <w:rsid w:val="00643CE9"/>
    <w:rsid w:val="00644C76"/>
    <w:rsid w:val="0065102E"/>
    <w:rsid w:val="0065137D"/>
    <w:rsid w:val="00655E1D"/>
    <w:rsid w:val="00656409"/>
    <w:rsid w:val="006568CC"/>
    <w:rsid w:val="00663E08"/>
    <w:rsid w:val="00664464"/>
    <w:rsid w:val="0066574C"/>
    <w:rsid w:val="00667187"/>
    <w:rsid w:val="006721E0"/>
    <w:rsid w:val="00672301"/>
    <w:rsid w:val="0067308F"/>
    <w:rsid w:val="00673C7F"/>
    <w:rsid w:val="00675192"/>
    <w:rsid w:val="006752A5"/>
    <w:rsid w:val="006758CC"/>
    <w:rsid w:val="00675AA4"/>
    <w:rsid w:val="00676FA0"/>
    <w:rsid w:val="00677752"/>
    <w:rsid w:val="00680581"/>
    <w:rsid w:val="006821C4"/>
    <w:rsid w:val="00685D04"/>
    <w:rsid w:val="00685DCE"/>
    <w:rsid w:val="0068679A"/>
    <w:rsid w:val="00691457"/>
    <w:rsid w:val="00691AE9"/>
    <w:rsid w:val="00692393"/>
    <w:rsid w:val="006937F5"/>
    <w:rsid w:val="00695875"/>
    <w:rsid w:val="00695A97"/>
    <w:rsid w:val="006A2AC0"/>
    <w:rsid w:val="006A48EA"/>
    <w:rsid w:val="006A69BF"/>
    <w:rsid w:val="006A6D53"/>
    <w:rsid w:val="006A75AE"/>
    <w:rsid w:val="006B2243"/>
    <w:rsid w:val="006B2910"/>
    <w:rsid w:val="006B60B6"/>
    <w:rsid w:val="006B7118"/>
    <w:rsid w:val="006C0EB2"/>
    <w:rsid w:val="006C2ED2"/>
    <w:rsid w:val="006C621A"/>
    <w:rsid w:val="006C6859"/>
    <w:rsid w:val="006C7F29"/>
    <w:rsid w:val="006D00DF"/>
    <w:rsid w:val="006D0140"/>
    <w:rsid w:val="006D0890"/>
    <w:rsid w:val="006D54B3"/>
    <w:rsid w:val="006D6239"/>
    <w:rsid w:val="006E37B5"/>
    <w:rsid w:val="006E392F"/>
    <w:rsid w:val="006E3BC1"/>
    <w:rsid w:val="006E67BB"/>
    <w:rsid w:val="006E764F"/>
    <w:rsid w:val="006F2425"/>
    <w:rsid w:val="006F25AD"/>
    <w:rsid w:val="006F2F8C"/>
    <w:rsid w:val="006F3607"/>
    <w:rsid w:val="006F3F71"/>
    <w:rsid w:val="006F3FA4"/>
    <w:rsid w:val="006F40C3"/>
    <w:rsid w:val="00700B63"/>
    <w:rsid w:val="007018E4"/>
    <w:rsid w:val="00711F91"/>
    <w:rsid w:val="007137A0"/>
    <w:rsid w:val="00713ABF"/>
    <w:rsid w:val="00713AF1"/>
    <w:rsid w:val="00716B68"/>
    <w:rsid w:val="00716D1C"/>
    <w:rsid w:val="00717FC5"/>
    <w:rsid w:val="007221FF"/>
    <w:rsid w:val="007229BD"/>
    <w:rsid w:val="00722ECD"/>
    <w:rsid w:val="00722F8D"/>
    <w:rsid w:val="007236B3"/>
    <w:rsid w:val="00724A7A"/>
    <w:rsid w:val="007257B7"/>
    <w:rsid w:val="007300C7"/>
    <w:rsid w:val="0073102A"/>
    <w:rsid w:val="0073107A"/>
    <w:rsid w:val="007335B1"/>
    <w:rsid w:val="00740CD2"/>
    <w:rsid w:val="00744474"/>
    <w:rsid w:val="0074795E"/>
    <w:rsid w:val="007509B3"/>
    <w:rsid w:val="007511C8"/>
    <w:rsid w:val="007524CD"/>
    <w:rsid w:val="0075258C"/>
    <w:rsid w:val="0075317C"/>
    <w:rsid w:val="00753663"/>
    <w:rsid w:val="0075442B"/>
    <w:rsid w:val="00755B62"/>
    <w:rsid w:val="00756636"/>
    <w:rsid w:val="00756876"/>
    <w:rsid w:val="00760F4E"/>
    <w:rsid w:val="00767D23"/>
    <w:rsid w:val="00770BA2"/>
    <w:rsid w:val="00771328"/>
    <w:rsid w:val="00771B62"/>
    <w:rsid w:val="00771C00"/>
    <w:rsid w:val="00772308"/>
    <w:rsid w:val="00773432"/>
    <w:rsid w:val="0077622C"/>
    <w:rsid w:val="00776885"/>
    <w:rsid w:val="00776C66"/>
    <w:rsid w:val="00776D91"/>
    <w:rsid w:val="00780CC9"/>
    <w:rsid w:val="007811D1"/>
    <w:rsid w:val="00781577"/>
    <w:rsid w:val="00783895"/>
    <w:rsid w:val="00783F7A"/>
    <w:rsid w:val="00790041"/>
    <w:rsid w:val="00790D48"/>
    <w:rsid w:val="007923E7"/>
    <w:rsid w:val="007928B1"/>
    <w:rsid w:val="007940E6"/>
    <w:rsid w:val="007955CD"/>
    <w:rsid w:val="0079683B"/>
    <w:rsid w:val="00797CDF"/>
    <w:rsid w:val="007A183E"/>
    <w:rsid w:val="007A6B2A"/>
    <w:rsid w:val="007A6D06"/>
    <w:rsid w:val="007B088A"/>
    <w:rsid w:val="007B1B48"/>
    <w:rsid w:val="007B3C8B"/>
    <w:rsid w:val="007B6115"/>
    <w:rsid w:val="007B70C6"/>
    <w:rsid w:val="007B73BA"/>
    <w:rsid w:val="007C0C52"/>
    <w:rsid w:val="007C1DBB"/>
    <w:rsid w:val="007C3947"/>
    <w:rsid w:val="007C484D"/>
    <w:rsid w:val="007C60B6"/>
    <w:rsid w:val="007C631D"/>
    <w:rsid w:val="007C6776"/>
    <w:rsid w:val="007C7380"/>
    <w:rsid w:val="007C74B3"/>
    <w:rsid w:val="007C7860"/>
    <w:rsid w:val="007D0B43"/>
    <w:rsid w:val="007D1D04"/>
    <w:rsid w:val="007D3C8E"/>
    <w:rsid w:val="007D53E1"/>
    <w:rsid w:val="007D555C"/>
    <w:rsid w:val="007D580F"/>
    <w:rsid w:val="007D58A4"/>
    <w:rsid w:val="007D7AFA"/>
    <w:rsid w:val="007E2FE1"/>
    <w:rsid w:val="007E4D34"/>
    <w:rsid w:val="007E50AE"/>
    <w:rsid w:val="007F2E26"/>
    <w:rsid w:val="007F497A"/>
    <w:rsid w:val="007F75EE"/>
    <w:rsid w:val="007F7EA6"/>
    <w:rsid w:val="008004F4"/>
    <w:rsid w:val="00800F21"/>
    <w:rsid w:val="00802BE9"/>
    <w:rsid w:val="0080354A"/>
    <w:rsid w:val="00803815"/>
    <w:rsid w:val="008048A9"/>
    <w:rsid w:val="008101B0"/>
    <w:rsid w:val="00810E45"/>
    <w:rsid w:val="0081185F"/>
    <w:rsid w:val="0081220E"/>
    <w:rsid w:val="00813E20"/>
    <w:rsid w:val="00814C50"/>
    <w:rsid w:val="00816251"/>
    <w:rsid w:val="00816647"/>
    <w:rsid w:val="00823619"/>
    <w:rsid w:val="00824D94"/>
    <w:rsid w:val="00826131"/>
    <w:rsid w:val="008274C7"/>
    <w:rsid w:val="00831CAF"/>
    <w:rsid w:val="008326FC"/>
    <w:rsid w:val="0083482E"/>
    <w:rsid w:val="00834CF6"/>
    <w:rsid w:val="00840DA6"/>
    <w:rsid w:val="00841051"/>
    <w:rsid w:val="008437E5"/>
    <w:rsid w:val="00844760"/>
    <w:rsid w:val="0084599F"/>
    <w:rsid w:val="00847A8C"/>
    <w:rsid w:val="0085001F"/>
    <w:rsid w:val="00854851"/>
    <w:rsid w:val="00857C1E"/>
    <w:rsid w:val="00860038"/>
    <w:rsid w:val="008600E2"/>
    <w:rsid w:val="00860264"/>
    <w:rsid w:val="00861128"/>
    <w:rsid w:val="00862743"/>
    <w:rsid w:val="00863691"/>
    <w:rsid w:val="00864B2F"/>
    <w:rsid w:val="00865B9E"/>
    <w:rsid w:val="00865E56"/>
    <w:rsid w:val="0086723C"/>
    <w:rsid w:val="00867E36"/>
    <w:rsid w:val="00870652"/>
    <w:rsid w:val="008728A3"/>
    <w:rsid w:val="00875BF6"/>
    <w:rsid w:val="00875F3B"/>
    <w:rsid w:val="008769A7"/>
    <w:rsid w:val="00876A54"/>
    <w:rsid w:val="0087737C"/>
    <w:rsid w:val="0087794D"/>
    <w:rsid w:val="00880503"/>
    <w:rsid w:val="008808C5"/>
    <w:rsid w:val="0088246F"/>
    <w:rsid w:val="008828E2"/>
    <w:rsid w:val="008919BE"/>
    <w:rsid w:val="00892F93"/>
    <w:rsid w:val="00893614"/>
    <w:rsid w:val="00893DB0"/>
    <w:rsid w:val="008A0BDE"/>
    <w:rsid w:val="008A121C"/>
    <w:rsid w:val="008A2456"/>
    <w:rsid w:val="008A50C4"/>
    <w:rsid w:val="008A512E"/>
    <w:rsid w:val="008A58F7"/>
    <w:rsid w:val="008A6885"/>
    <w:rsid w:val="008A6E5F"/>
    <w:rsid w:val="008A6F93"/>
    <w:rsid w:val="008A73EA"/>
    <w:rsid w:val="008B2190"/>
    <w:rsid w:val="008B30A4"/>
    <w:rsid w:val="008B369D"/>
    <w:rsid w:val="008B73AF"/>
    <w:rsid w:val="008B7535"/>
    <w:rsid w:val="008C0D79"/>
    <w:rsid w:val="008C45AA"/>
    <w:rsid w:val="008C63EC"/>
    <w:rsid w:val="008C65A7"/>
    <w:rsid w:val="008C7263"/>
    <w:rsid w:val="008D1910"/>
    <w:rsid w:val="008D2093"/>
    <w:rsid w:val="008D315B"/>
    <w:rsid w:val="008D6326"/>
    <w:rsid w:val="008E19A3"/>
    <w:rsid w:val="008E2E11"/>
    <w:rsid w:val="008E35C2"/>
    <w:rsid w:val="008E4073"/>
    <w:rsid w:val="008E42CD"/>
    <w:rsid w:val="008E736F"/>
    <w:rsid w:val="008F094E"/>
    <w:rsid w:val="008F0BFC"/>
    <w:rsid w:val="008F312A"/>
    <w:rsid w:val="008F3AE6"/>
    <w:rsid w:val="008F3CBF"/>
    <w:rsid w:val="008F4CFB"/>
    <w:rsid w:val="008F6986"/>
    <w:rsid w:val="008F7FC8"/>
    <w:rsid w:val="00900DE9"/>
    <w:rsid w:val="00904A95"/>
    <w:rsid w:val="0090568D"/>
    <w:rsid w:val="00907AAD"/>
    <w:rsid w:val="009125C9"/>
    <w:rsid w:val="00913871"/>
    <w:rsid w:val="00913CC3"/>
    <w:rsid w:val="00916E0C"/>
    <w:rsid w:val="00921731"/>
    <w:rsid w:val="00922D48"/>
    <w:rsid w:val="00927835"/>
    <w:rsid w:val="00927D55"/>
    <w:rsid w:val="009321F7"/>
    <w:rsid w:val="009327D7"/>
    <w:rsid w:val="00935BBA"/>
    <w:rsid w:val="00935D95"/>
    <w:rsid w:val="0093795F"/>
    <w:rsid w:val="00937B20"/>
    <w:rsid w:val="009424BA"/>
    <w:rsid w:val="00943927"/>
    <w:rsid w:val="0094497E"/>
    <w:rsid w:val="00945CED"/>
    <w:rsid w:val="0094619E"/>
    <w:rsid w:val="009463E0"/>
    <w:rsid w:val="00946489"/>
    <w:rsid w:val="00947F32"/>
    <w:rsid w:val="00950DFD"/>
    <w:rsid w:val="00954161"/>
    <w:rsid w:val="0095728D"/>
    <w:rsid w:val="0096116C"/>
    <w:rsid w:val="00961833"/>
    <w:rsid w:val="0096196D"/>
    <w:rsid w:val="00962C04"/>
    <w:rsid w:val="00965CAE"/>
    <w:rsid w:val="00967270"/>
    <w:rsid w:val="00967D1E"/>
    <w:rsid w:val="0097000F"/>
    <w:rsid w:val="0097016B"/>
    <w:rsid w:val="009737E5"/>
    <w:rsid w:val="0097509B"/>
    <w:rsid w:val="0097564E"/>
    <w:rsid w:val="00980A65"/>
    <w:rsid w:val="00981575"/>
    <w:rsid w:val="009865C0"/>
    <w:rsid w:val="009927BF"/>
    <w:rsid w:val="00996B63"/>
    <w:rsid w:val="009A15B1"/>
    <w:rsid w:val="009A2341"/>
    <w:rsid w:val="009A2E93"/>
    <w:rsid w:val="009A3DF1"/>
    <w:rsid w:val="009A4879"/>
    <w:rsid w:val="009A5E69"/>
    <w:rsid w:val="009A64FF"/>
    <w:rsid w:val="009B114D"/>
    <w:rsid w:val="009C4CA3"/>
    <w:rsid w:val="009C55CC"/>
    <w:rsid w:val="009C566E"/>
    <w:rsid w:val="009C5FF2"/>
    <w:rsid w:val="009D1AFE"/>
    <w:rsid w:val="009D3AF5"/>
    <w:rsid w:val="009D557E"/>
    <w:rsid w:val="009D7285"/>
    <w:rsid w:val="009E0E4F"/>
    <w:rsid w:val="009E10ED"/>
    <w:rsid w:val="009E13F0"/>
    <w:rsid w:val="009E35F5"/>
    <w:rsid w:val="009E48E8"/>
    <w:rsid w:val="009E512A"/>
    <w:rsid w:val="009E54C8"/>
    <w:rsid w:val="009E5F6F"/>
    <w:rsid w:val="009F0182"/>
    <w:rsid w:val="009F092A"/>
    <w:rsid w:val="009F2587"/>
    <w:rsid w:val="009F3143"/>
    <w:rsid w:val="009F51D9"/>
    <w:rsid w:val="009F599D"/>
    <w:rsid w:val="009F77E9"/>
    <w:rsid w:val="00A02043"/>
    <w:rsid w:val="00A037AF"/>
    <w:rsid w:val="00A0493B"/>
    <w:rsid w:val="00A0585B"/>
    <w:rsid w:val="00A07020"/>
    <w:rsid w:val="00A07D78"/>
    <w:rsid w:val="00A13DED"/>
    <w:rsid w:val="00A1759C"/>
    <w:rsid w:val="00A20F66"/>
    <w:rsid w:val="00A24081"/>
    <w:rsid w:val="00A2546D"/>
    <w:rsid w:val="00A262DA"/>
    <w:rsid w:val="00A27926"/>
    <w:rsid w:val="00A31837"/>
    <w:rsid w:val="00A33A1E"/>
    <w:rsid w:val="00A34A01"/>
    <w:rsid w:val="00A367C4"/>
    <w:rsid w:val="00A37C23"/>
    <w:rsid w:val="00A40F69"/>
    <w:rsid w:val="00A41318"/>
    <w:rsid w:val="00A41EDB"/>
    <w:rsid w:val="00A4201D"/>
    <w:rsid w:val="00A42311"/>
    <w:rsid w:val="00A42AFE"/>
    <w:rsid w:val="00A43200"/>
    <w:rsid w:val="00A43E0D"/>
    <w:rsid w:val="00A5168E"/>
    <w:rsid w:val="00A53ACB"/>
    <w:rsid w:val="00A54FAD"/>
    <w:rsid w:val="00A553EE"/>
    <w:rsid w:val="00A556D3"/>
    <w:rsid w:val="00A55724"/>
    <w:rsid w:val="00A56664"/>
    <w:rsid w:val="00A56F27"/>
    <w:rsid w:val="00A57E47"/>
    <w:rsid w:val="00A604BC"/>
    <w:rsid w:val="00A61111"/>
    <w:rsid w:val="00A61BAB"/>
    <w:rsid w:val="00A63D43"/>
    <w:rsid w:val="00A65D57"/>
    <w:rsid w:val="00A66DDD"/>
    <w:rsid w:val="00A67932"/>
    <w:rsid w:val="00A72C92"/>
    <w:rsid w:val="00A767AE"/>
    <w:rsid w:val="00A76B4A"/>
    <w:rsid w:val="00A776FF"/>
    <w:rsid w:val="00A77FB8"/>
    <w:rsid w:val="00A80F9B"/>
    <w:rsid w:val="00A82825"/>
    <w:rsid w:val="00A83534"/>
    <w:rsid w:val="00A84BD1"/>
    <w:rsid w:val="00A854F0"/>
    <w:rsid w:val="00A867AB"/>
    <w:rsid w:val="00A90843"/>
    <w:rsid w:val="00A925D1"/>
    <w:rsid w:val="00A92B41"/>
    <w:rsid w:val="00A94774"/>
    <w:rsid w:val="00A94CDB"/>
    <w:rsid w:val="00A96296"/>
    <w:rsid w:val="00A97B24"/>
    <w:rsid w:val="00AA081D"/>
    <w:rsid w:val="00AA16DA"/>
    <w:rsid w:val="00AA36D4"/>
    <w:rsid w:val="00AA4AAB"/>
    <w:rsid w:val="00AA7307"/>
    <w:rsid w:val="00AB0529"/>
    <w:rsid w:val="00AB0639"/>
    <w:rsid w:val="00AB15B6"/>
    <w:rsid w:val="00AB18DB"/>
    <w:rsid w:val="00AB341F"/>
    <w:rsid w:val="00AC2E34"/>
    <w:rsid w:val="00AC4B80"/>
    <w:rsid w:val="00AC5EF2"/>
    <w:rsid w:val="00AC6152"/>
    <w:rsid w:val="00AC78FF"/>
    <w:rsid w:val="00AD00EF"/>
    <w:rsid w:val="00AD06B6"/>
    <w:rsid w:val="00AD1740"/>
    <w:rsid w:val="00AD2E0B"/>
    <w:rsid w:val="00AD2EC0"/>
    <w:rsid w:val="00AD453C"/>
    <w:rsid w:val="00AD58E8"/>
    <w:rsid w:val="00AD6C9D"/>
    <w:rsid w:val="00AD76E3"/>
    <w:rsid w:val="00AE0560"/>
    <w:rsid w:val="00AE1B85"/>
    <w:rsid w:val="00AE2938"/>
    <w:rsid w:val="00AE3AC9"/>
    <w:rsid w:val="00AE4CC0"/>
    <w:rsid w:val="00AE5E69"/>
    <w:rsid w:val="00AE6ACE"/>
    <w:rsid w:val="00AF0704"/>
    <w:rsid w:val="00AF0E82"/>
    <w:rsid w:val="00AF1326"/>
    <w:rsid w:val="00AF3A7C"/>
    <w:rsid w:val="00B01AA7"/>
    <w:rsid w:val="00B0235F"/>
    <w:rsid w:val="00B04D13"/>
    <w:rsid w:val="00B04D73"/>
    <w:rsid w:val="00B06B25"/>
    <w:rsid w:val="00B06EC4"/>
    <w:rsid w:val="00B070AC"/>
    <w:rsid w:val="00B103AA"/>
    <w:rsid w:val="00B125B7"/>
    <w:rsid w:val="00B138B8"/>
    <w:rsid w:val="00B15D93"/>
    <w:rsid w:val="00B17582"/>
    <w:rsid w:val="00B206DD"/>
    <w:rsid w:val="00B20C33"/>
    <w:rsid w:val="00B221CA"/>
    <w:rsid w:val="00B23587"/>
    <w:rsid w:val="00B239BC"/>
    <w:rsid w:val="00B253B7"/>
    <w:rsid w:val="00B25E12"/>
    <w:rsid w:val="00B26E71"/>
    <w:rsid w:val="00B272DB"/>
    <w:rsid w:val="00B27609"/>
    <w:rsid w:val="00B34815"/>
    <w:rsid w:val="00B37F19"/>
    <w:rsid w:val="00B40383"/>
    <w:rsid w:val="00B411BF"/>
    <w:rsid w:val="00B431A6"/>
    <w:rsid w:val="00B4329A"/>
    <w:rsid w:val="00B45D64"/>
    <w:rsid w:val="00B46432"/>
    <w:rsid w:val="00B46F57"/>
    <w:rsid w:val="00B51BF6"/>
    <w:rsid w:val="00B51C27"/>
    <w:rsid w:val="00B521D6"/>
    <w:rsid w:val="00B5220B"/>
    <w:rsid w:val="00B529EE"/>
    <w:rsid w:val="00B5331A"/>
    <w:rsid w:val="00B569D0"/>
    <w:rsid w:val="00B60449"/>
    <w:rsid w:val="00B6189B"/>
    <w:rsid w:val="00B63794"/>
    <w:rsid w:val="00B642D7"/>
    <w:rsid w:val="00B66453"/>
    <w:rsid w:val="00B7019A"/>
    <w:rsid w:val="00B70341"/>
    <w:rsid w:val="00B72980"/>
    <w:rsid w:val="00B7412C"/>
    <w:rsid w:val="00B75B70"/>
    <w:rsid w:val="00B7798B"/>
    <w:rsid w:val="00B77CCC"/>
    <w:rsid w:val="00B82BB5"/>
    <w:rsid w:val="00B8304E"/>
    <w:rsid w:val="00B83E21"/>
    <w:rsid w:val="00B853E4"/>
    <w:rsid w:val="00B85755"/>
    <w:rsid w:val="00B865E5"/>
    <w:rsid w:val="00B9070C"/>
    <w:rsid w:val="00B92FD2"/>
    <w:rsid w:val="00B949B0"/>
    <w:rsid w:val="00B9567D"/>
    <w:rsid w:val="00B96165"/>
    <w:rsid w:val="00BA2B9F"/>
    <w:rsid w:val="00BA5BDF"/>
    <w:rsid w:val="00BB17E7"/>
    <w:rsid w:val="00BB3BE3"/>
    <w:rsid w:val="00BB3DD6"/>
    <w:rsid w:val="00BB6A18"/>
    <w:rsid w:val="00BB70F0"/>
    <w:rsid w:val="00BC055C"/>
    <w:rsid w:val="00BC22B5"/>
    <w:rsid w:val="00BC57A2"/>
    <w:rsid w:val="00BD2ECF"/>
    <w:rsid w:val="00BD40DE"/>
    <w:rsid w:val="00BD5A32"/>
    <w:rsid w:val="00BD68FE"/>
    <w:rsid w:val="00BD6F07"/>
    <w:rsid w:val="00BE26AB"/>
    <w:rsid w:val="00BE2858"/>
    <w:rsid w:val="00BE5016"/>
    <w:rsid w:val="00BF03F6"/>
    <w:rsid w:val="00BF066C"/>
    <w:rsid w:val="00BF1D2A"/>
    <w:rsid w:val="00BF31AC"/>
    <w:rsid w:val="00BF43C8"/>
    <w:rsid w:val="00BF47F7"/>
    <w:rsid w:val="00C112B8"/>
    <w:rsid w:val="00C11A6B"/>
    <w:rsid w:val="00C12891"/>
    <w:rsid w:val="00C12CE6"/>
    <w:rsid w:val="00C142D1"/>
    <w:rsid w:val="00C22CDA"/>
    <w:rsid w:val="00C26770"/>
    <w:rsid w:val="00C31E9E"/>
    <w:rsid w:val="00C37056"/>
    <w:rsid w:val="00C42054"/>
    <w:rsid w:val="00C43015"/>
    <w:rsid w:val="00C43AB6"/>
    <w:rsid w:val="00C45D85"/>
    <w:rsid w:val="00C45DA6"/>
    <w:rsid w:val="00C46241"/>
    <w:rsid w:val="00C479AF"/>
    <w:rsid w:val="00C51200"/>
    <w:rsid w:val="00C525B0"/>
    <w:rsid w:val="00C53E54"/>
    <w:rsid w:val="00C5609A"/>
    <w:rsid w:val="00C60AF7"/>
    <w:rsid w:val="00C63755"/>
    <w:rsid w:val="00C72665"/>
    <w:rsid w:val="00C72AE6"/>
    <w:rsid w:val="00C741F3"/>
    <w:rsid w:val="00C74DB6"/>
    <w:rsid w:val="00C8650A"/>
    <w:rsid w:val="00C866C6"/>
    <w:rsid w:val="00C86FEB"/>
    <w:rsid w:val="00C909C7"/>
    <w:rsid w:val="00C913D4"/>
    <w:rsid w:val="00C917FE"/>
    <w:rsid w:val="00C91FDB"/>
    <w:rsid w:val="00C94241"/>
    <w:rsid w:val="00C9510D"/>
    <w:rsid w:val="00CA06DE"/>
    <w:rsid w:val="00CA0B12"/>
    <w:rsid w:val="00CA140C"/>
    <w:rsid w:val="00CA1527"/>
    <w:rsid w:val="00CA3A0D"/>
    <w:rsid w:val="00CA64A3"/>
    <w:rsid w:val="00CB1042"/>
    <w:rsid w:val="00CB10AB"/>
    <w:rsid w:val="00CB14D9"/>
    <w:rsid w:val="00CB36B5"/>
    <w:rsid w:val="00CB4624"/>
    <w:rsid w:val="00CB7147"/>
    <w:rsid w:val="00CB74FE"/>
    <w:rsid w:val="00CB79D7"/>
    <w:rsid w:val="00CC0EFC"/>
    <w:rsid w:val="00CC52FD"/>
    <w:rsid w:val="00CC5F31"/>
    <w:rsid w:val="00CC5F96"/>
    <w:rsid w:val="00CC6181"/>
    <w:rsid w:val="00CC6838"/>
    <w:rsid w:val="00CC6E81"/>
    <w:rsid w:val="00CC75BE"/>
    <w:rsid w:val="00CD2D88"/>
    <w:rsid w:val="00CD399F"/>
    <w:rsid w:val="00CD4648"/>
    <w:rsid w:val="00CD4EC6"/>
    <w:rsid w:val="00CD563E"/>
    <w:rsid w:val="00CD64F7"/>
    <w:rsid w:val="00CD7424"/>
    <w:rsid w:val="00CD7A72"/>
    <w:rsid w:val="00CE2EC3"/>
    <w:rsid w:val="00CE3AD1"/>
    <w:rsid w:val="00CE52BD"/>
    <w:rsid w:val="00CF0419"/>
    <w:rsid w:val="00CF343E"/>
    <w:rsid w:val="00CF4B0E"/>
    <w:rsid w:val="00CF6492"/>
    <w:rsid w:val="00CF65E1"/>
    <w:rsid w:val="00CF6ED7"/>
    <w:rsid w:val="00CF79B4"/>
    <w:rsid w:val="00CF79E1"/>
    <w:rsid w:val="00D00056"/>
    <w:rsid w:val="00D002FB"/>
    <w:rsid w:val="00D00E00"/>
    <w:rsid w:val="00D01592"/>
    <w:rsid w:val="00D028A3"/>
    <w:rsid w:val="00D02F9C"/>
    <w:rsid w:val="00D0426B"/>
    <w:rsid w:val="00D04418"/>
    <w:rsid w:val="00D067F3"/>
    <w:rsid w:val="00D07544"/>
    <w:rsid w:val="00D1104A"/>
    <w:rsid w:val="00D11138"/>
    <w:rsid w:val="00D139CD"/>
    <w:rsid w:val="00D146C8"/>
    <w:rsid w:val="00D16F01"/>
    <w:rsid w:val="00D21626"/>
    <w:rsid w:val="00D22B57"/>
    <w:rsid w:val="00D22E38"/>
    <w:rsid w:val="00D24D6E"/>
    <w:rsid w:val="00D25E1B"/>
    <w:rsid w:val="00D30BE4"/>
    <w:rsid w:val="00D31C70"/>
    <w:rsid w:val="00D31E94"/>
    <w:rsid w:val="00D35A8C"/>
    <w:rsid w:val="00D36330"/>
    <w:rsid w:val="00D37742"/>
    <w:rsid w:val="00D378B2"/>
    <w:rsid w:val="00D37B20"/>
    <w:rsid w:val="00D37ECC"/>
    <w:rsid w:val="00D40156"/>
    <w:rsid w:val="00D401A7"/>
    <w:rsid w:val="00D40B8E"/>
    <w:rsid w:val="00D44C41"/>
    <w:rsid w:val="00D45DA7"/>
    <w:rsid w:val="00D472DA"/>
    <w:rsid w:val="00D47CA3"/>
    <w:rsid w:val="00D51FF0"/>
    <w:rsid w:val="00D55BB6"/>
    <w:rsid w:val="00D573C6"/>
    <w:rsid w:val="00D57DB5"/>
    <w:rsid w:val="00D57DC4"/>
    <w:rsid w:val="00D605DF"/>
    <w:rsid w:val="00D62D2C"/>
    <w:rsid w:val="00D632C0"/>
    <w:rsid w:val="00D63409"/>
    <w:rsid w:val="00D63514"/>
    <w:rsid w:val="00D64653"/>
    <w:rsid w:val="00D66018"/>
    <w:rsid w:val="00D67798"/>
    <w:rsid w:val="00D73EA0"/>
    <w:rsid w:val="00D74FDE"/>
    <w:rsid w:val="00D762FD"/>
    <w:rsid w:val="00D8208B"/>
    <w:rsid w:val="00D9193A"/>
    <w:rsid w:val="00D919EB"/>
    <w:rsid w:val="00D91C16"/>
    <w:rsid w:val="00D920EA"/>
    <w:rsid w:val="00D921E5"/>
    <w:rsid w:val="00D92D17"/>
    <w:rsid w:val="00D948F6"/>
    <w:rsid w:val="00D95AF0"/>
    <w:rsid w:val="00D95F6F"/>
    <w:rsid w:val="00DA0A62"/>
    <w:rsid w:val="00DA16AF"/>
    <w:rsid w:val="00DA3B9A"/>
    <w:rsid w:val="00DA54BD"/>
    <w:rsid w:val="00DA559D"/>
    <w:rsid w:val="00DA59CF"/>
    <w:rsid w:val="00DA75EA"/>
    <w:rsid w:val="00DB07ED"/>
    <w:rsid w:val="00DB1244"/>
    <w:rsid w:val="00DB19BC"/>
    <w:rsid w:val="00DB213F"/>
    <w:rsid w:val="00DB2F45"/>
    <w:rsid w:val="00DB3211"/>
    <w:rsid w:val="00DB55CB"/>
    <w:rsid w:val="00DB5604"/>
    <w:rsid w:val="00DB5E1A"/>
    <w:rsid w:val="00DB5F96"/>
    <w:rsid w:val="00DB6E67"/>
    <w:rsid w:val="00DB7104"/>
    <w:rsid w:val="00DC2601"/>
    <w:rsid w:val="00DC2A76"/>
    <w:rsid w:val="00DC2C94"/>
    <w:rsid w:val="00DC5EE8"/>
    <w:rsid w:val="00DD1B0A"/>
    <w:rsid w:val="00DD3D9E"/>
    <w:rsid w:val="00DD3DAC"/>
    <w:rsid w:val="00DD5625"/>
    <w:rsid w:val="00DD7242"/>
    <w:rsid w:val="00DD7CAD"/>
    <w:rsid w:val="00DF2CF4"/>
    <w:rsid w:val="00DF3377"/>
    <w:rsid w:val="00DF3623"/>
    <w:rsid w:val="00DF3A7D"/>
    <w:rsid w:val="00DF3D90"/>
    <w:rsid w:val="00DF400B"/>
    <w:rsid w:val="00DF4D9D"/>
    <w:rsid w:val="00DF771C"/>
    <w:rsid w:val="00E00C6F"/>
    <w:rsid w:val="00E00D46"/>
    <w:rsid w:val="00E01A4C"/>
    <w:rsid w:val="00E01D05"/>
    <w:rsid w:val="00E059C2"/>
    <w:rsid w:val="00E0659F"/>
    <w:rsid w:val="00E15904"/>
    <w:rsid w:val="00E15E2B"/>
    <w:rsid w:val="00E178F3"/>
    <w:rsid w:val="00E2062B"/>
    <w:rsid w:val="00E2082E"/>
    <w:rsid w:val="00E23B55"/>
    <w:rsid w:val="00E2435B"/>
    <w:rsid w:val="00E248B8"/>
    <w:rsid w:val="00E25036"/>
    <w:rsid w:val="00E25364"/>
    <w:rsid w:val="00E25ABE"/>
    <w:rsid w:val="00E26252"/>
    <w:rsid w:val="00E2699C"/>
    <w:rsid w:val="00E26CB2"/>
    <w:rsid w:val="00E27DFA"/>
    <w:rsid w:val="00E30AD2"/>
    <w:rsid w:val="00E31D56"/>
    <w:rsid w:val="00E326C9"/>
    <w:rsid w:val="00E3306C"/>
    <w:rsid w:val="00E33646"/>
    <w:rsid w:val="00E33B4F"/>
    <w:rsid w:val="00E35412"/>
    <w:rsid w:val="00E40EB4"/>
    <w:rsid w:val="00E41186"/>
    <w:rsid w:val="00E42E6B"/>
    <w:rsid w:val="00E43393"/>
    <w:rsid w:val="00E46BE1"/>
    <w:rsid w:val="00E47AE6"/>
    <w:rsid w:val="00E47D1A"/>
    <w:rsid w:val="00E504A6"/>
    <w:rsid w:val="00E525AB"/>
    <w:rsid w:val="00E5509D"/>
    <w:rsid w:val="00E55797"/>
    <w:rsid w:val="00E55CC1"/>
    <w:rsid w:val="00E571BE"/>
    <w:rsid w:val="00E603E6"/>
    <w:rsid w:val="00E60C0A"/>
    <w:rsid w:val="00E61706"/>
    <w:rsid w:val="00E630F7"/>
    <w:rsid w:val="00E64F00"/>
    <w:rsid w:val="00E6563A"/>
    <w:rsid w:val="00E6580D"/>
    <w:rsid w:val="00E7076D"/>
    <w:rsid w:val="00E7080B"/>
    <w:rsid w:val="00E7133D"/>
    <w:rsid w:val="00E717CC"/>
    <w:rsid w:val="00E71BAF"/>
    <w:rsid w:val="00E72261"/>
    <w:rsid w:val="00E76B7C"/>
    <w:rsid w:val="00E76EA8"/>
    <w:rsid w:val="00E80410"/>
    <w:rsid w:val="00E828B1"/>
    <w:rsid w:val="00E852C0"/>
    <w:rsid w:val="00E85F69"/>
    <w:rsid w:val="00E8625E"/>
    <w:rsid w:val="00E86732"/>
    <w:rsid w:val="00E879B3"/>
    <w:rsid w:val="00E87FC9"/>
    <w:rsid w:val="00E902A2"/>
    <w:rsid w:val="00E931C6"/>
    <w:rsid w:val="00E94E74"/>
    <w:rsid w:val="00E94F5F"/>
    <w:rsid w:val="00E97BE9"/>
    <w:rsid w:val="00EA01B6"/>
    <w:rsid w:val="00EA1A65"/>
    <w:rsid w:val="00EA3330"/>
    <w:rsid w:val="00EA4236"/>
    <w:rsid w:val="00EA4703"/>
    <w:rsid w:val="00EA7F1A"/>
    <w:rsid w:val="00EB2B84"/>
    <w:rsid w:val="00EB65FE"/>
    <w:rsid w:val="00EB7557"/>
    <w:rsid w:val="00EC0719"/>
    <w:rsid w:val="00EC1495"/>
    <w:rsid w:val="00EC257F"/>
    <w:rsid w:val="00EC26FD"/>
    <w:rsid w:val="00EC423E"/>
    <w:rsid w:val="00EC5787"/>
    <w:rsid w:val="00ED4E54"/>
    <w:rsid w:val="00ED70EE"/>
    <w:rsid w:val="00EE0B78"/>
    <w:rsid w:val="00EE3C44"/>
    <w:rsid w:val="00EE5C3A"/>
    <w:rsid w:val="00EE69F4"/>
    <w:rsid w:val="00EE7028"/>
    <w:rsid w:val="00EF13CF"/>
    <w:rsid w:val="00EF1936"/>
    <w:rsid w:val="00EF35DA"/>
    <w:rsid w:val="00EF4763"/>
    <w:rsid w:val="00EF4A17"/>
    <w:rsid w:val="00EF691F"/>
    <w:rsid w:val="00EF78DC"/>
    <w:rsid w:val="00F00A0E"/>
    <w:rsid w:val="00F0315A"/>
    <w:rsid w:val="00F03D8B"/>
    <w:rsid w:val="00F03E8B"/>
    <w:rsid w:val="00F0420E"/>
    <w:rsid w:val="00F0542A"/>
    <w:rsid w:val="00F07CDB"/>
    <w:rsid w:val="00F12975"/>
    <w:rsid w:val="00F12CF0"/>
    <w:rsid w:val="00F130E2"/>
    <w:rsid w:val="00F166D8"/>
    <w:rsid w:val="00F16E4E"/>
    <w:rsid w:val="00F17F12"/>
    <w:rsid w:val="00F212D2"/>
    <w:rsid w:val="00F21A9E"/>
    <w:rsid w:val="00F21E12"/>
    <w:rsid w:val="00F2214F"/>
    <w:rsid w:val="00F23352"/>
    <w:rsid w:val="00F2442F"/>
    <w:rsid w:val="00F24D31"/>
    <w:rsid w:val="00F26990"/>
    <w:rsid w:val="00F27C3C"/>
    <w:rsid w:val="00F31A0E"/>
    <w:rsid w:val="00F32EBB"/>
    <w:rsid w:val="00F334B7"/>
    <w:rsid w:val="00F3449B"/>
    <w:rsid w:val="00F34B88"/>
    <w:rsid w:val="00F3526A"/>
    <w:rsid w:val="00F35492"/>
    <w:rsid w:val="00F355C6"/>
    <w:rsid w:val="00F4272B"/>
    <w:rsid w:val="00F43071"/>
    <w:rsid w:val="00F44FCC"/>
    <w:rsid w:val="00F455BD"/>
    <w:rsid w:val="00F47679"/>
    <w:rsid w:val="00F519E3"/>
    <w:rsid w:val="00F51A69"/>
    <w:rsid w:val="00F5500B"/>
    <w:rsid w:val="00F61A8B"/>
    <w:rsid w:val="00F62168"/>
    <w:rsid w:val="00F62B70"/>
    <w:rsid w:val="00F71EEE"/>
    <w:rsid w:val="00F74DE7"/>
    <w:rsid w:val="00F75448"/>
    <w:rsid w:val="00F80871"/>
    <w:rsid w:val="00F82AD5"/>
    <w:rsid w:val="00F82C68"/>
    <w:rsid w:val="00F835A9"/>
    <w:rsid w:val="00F83758"/>
    <w:rsid w:val="00F83BE2"/>
    <w:rsid w:val="00F83C98"/>
    <w:rsid w:val="00F855AF"/>
    <w:rsid w:val="00F872C1"/>
    <w:rsid w:val="00F90E34"/>
    <w:rsid w:val="00F9449D"/>
    <w:rsid w:val="00F96952"/>
    <w:rsid w:val="00F96B55"/>
    <w:rsid w:val="00FA0682"/>
    <w:rsid w:val="00FA0D24"/>
    <w:rsid w:val="00FA14B1"/>
    <w:rsid w:val="00FA415A"/>
    <w:rsid w:val="00FA50E8"/>
    <w:rsid w:val="00FA553F"/>
    <w:rsid w:val="00FB1EC6"/>
    <w:rsid w:val="00FB2772"/>
    <w:rsid w:val="00FB32C8"/>
    <w:rsid w:val="00FB55AF"/>
    <w:rsid w:val="00FC0AA9"/>
    <w:rsid w:val="00FC2185"/>
    <w:rsid w:val="00FC3F62"/>
    <w:rsid w:val="00FC524B"/>
    <w:rsid w:val="00FC708F"/>
    <w:rsid w:val="00FD09C4"/>
    <w:rsid w:val="00FD1131"/>
    <w:rsid w:val="00FD14A5"/>
    <w:rsid w:val="00FD40D2"/>
    <w:rsid w:val="00FD567B"/>
    <w:rsid w:val="00FE3EB9"/>
    <w:rsid w:val="00FE7FF5"/>
    <w:rsid w:val="00FF24C1"/>
    <w:rsid w:val="00FF257D"/>
    <w:rsid w:val="00FF2D41"/>
    <w:rsid w:val="00FF66A7"/>
    <w:rsid w:val="00FF6AA2"/>
    <w:rsid w:val="00FF708B"/>
    <w:rsid w:val="00FF7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703F0D"/>
  <w15:docId w15:val="{42C9FBCE-A75C-5646-AF8B-D96CC02D7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C6E"/>
    <w:rPr>
      <w:lang w:val="en-GB"/>
    </w:rPr>
  </w:style>
  <w:style w:type="paragraph" w:styleId="Heading3">
    <w:name w:val="heading 3"/>
    <w:basedOn w:val="Normal"/>
    <w:next w:val="Normal"/>
    <w:qFormat/>
    <w:rsid w:val="00415C6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Els-caption"/>
    <w:next w:val="Els-caption"/>
    <w:qFormat/>
    <w:rsid w:val="00415C6E"/>
  </w:style>
  <w:style w:type="paragraph" w:customStyle="1" w:styleId="Els-caption">
    <w:name w:val="Els-caption"/>
    <w:rsid w:val="00415C6E"/>
    <w:pPr>
      <w:keepLines/>
      <w:spacing w:before="100" w:after="120"/>
    </w:pPr>
    <w:rPr>
      <w:sz w:val="18"/>
    </w:rPr>
  </w:style>
  <w:style w:type="paragraph" w:customStyle="1" w:styleId="Els-1storder-head">
    <w:name w:val="Els-1storder-head"/>
    <w:basedOn w:val="Els-body-text"/>
    <w:next w:val="Els-body-text"/>
    <w:rsid w:val="00415C6E"/>
    <w:pPr>
      <w:keepNext/>
      <w:numPr>
        <w:ilvl w:val="1"/>
        <w:numId w:val="17"/>
      </w:numPr>
      <w:suppressAutoHyphens/>
      <w:spacing w:before="240" w:after="60" w:line="240" w:lineRule="exact"/>
    </w:pPr>
    <w:rPr>
      <w:b/>
      <w:sz w:val="22"/>
    </w:rPr>
  </w:style>
  <w:style w:type="paragraph" w:customStyle="1" w:styleId="Els-body-text">
    <w:name w:val="Els-body-text"/>
    <w:rsid w:val="00415C6E"/>
    <w:pPr>
      <w:jc w:val="both"/>
    </w:pPr>
  </w:style>
  <w:style w:type="paragraph" w:customStyle="1" w:styleId="Els-2ndorder-head">
    <w:name w:val="Els-2ndorder-head"/>
    <w:basedOn w:val="Els-body-text"/>
    <w:next w:val="Els-body-text"/>
    <w:rsid w:val="00415C6E"/>
    <w:pPr>
      <w:keepNext/>
      <w:numPr>
        <w:ilvl w:val="2"/>
        <w:numId w:val="17"/>
      </w:numPr>
      <w:suppressAutoHyphens/>
      <w:spacing w:before="80"/>
    </w:pPr>
    <w:rPr>
      <w:i/>
    </w:rPr>
  </w:style>
  <w:style w:type="paragraph" w:customStyle="1" w:styleId="Els-3rdorder-head">
    <w:name w:val="Els-3rdorder-head"/>
    <w:basedOn w:val="Els-body-text"/>
    <w:next w:val="Els-body-text"/>
    <w:rsid w:val="00415C6E"/>
    <w:pPr>
      <w:keepNext/>
      <w:numPr>
        <w:ilvl w:val="3"/>
        <w:numId w:val="17"/>
      </w:numPr>
      <w:suppressAutoHyphens/>
      <w:spacing w:before="60"/>
    </w:pPr>
    <w:rPr>
      <w:i/>
    </w:rPr>
  </w:style>
  <w:style w:type="paragraph" w:customStyle="1" w:styleId="Els-Affiliation">
    <w:name w:val="Els-Affiliation"/>
    <w:rsid w:val="00415C6E"/>
    <w:pPr>
      <w:suppressAutoHyphens/>
      <w:spacing w:line="240" w:lineRule="exact"/>
    </w:pPr>
    <w:rPr>
      <w:i/>
      <w:noProof/>
      <w:lang w:val="en-GB"/>
    </w:rPr>
  </w:style>
  <w:style w:type="paragraph" w:customStyle="1" w:styleId="Els-Author">
    <w:name w:val="Els-Author"/>
    <w:next w:val="Els-Affiliation"/>
    <w:rsid w:val="00415C6E"/>
    <w:pPr>
      <w:keepNext/>
      <w:suppressAutoHyphens/>
      <w:spacing w:after="60" w:line="310" w:lineRule="exact"/>
    </w:pPr>
    <w:rPr>
      <w:noProof/>
      <w:sz w:val="22"/>
      <w:lang w:val="en-GB"/>
    </w:rPr>
  </w:style>
  <w:style w:type="paragraph" w:customStyle="1" w:styleId="Els-bulletlist">
    <w:name w:val="Els-bulletlist"/>
    <w:basedOn w:val="Els-body-text"/>
    <w:rsid w:val="00415C6E"/>
    <w:pPr>
      <w:numPr>
        <w:numId w:val="8"/>
      </w:numPr>
      <w:tabs>
        <w:tab w:val="left" w:pos="240"/>
      </w:tabs>
      <w:jc w:val="left"/>
    </w:pPr>
  </w:style>
  <w:style w:type="paragraph" w:customStyle="1" w:styleId="Els-chem-equation">
    <w:name w:val="Els-chem-equation"/>
    <w:basedOn w:val="Els-body-text"/>
    <w:next w:val="Els-body-text"/>
    <w:rsid w:val="00415C6E"/>
    <w:pPr>
      <w:tabs>
        <w:tab w:val="right" w:pos="7088"/>
      </w:tabs>
      <w:spacing w:before="120" w:after="120"/>
    </w:pPr>
    <w:rPr>
      <w:noProof/>
      <w:lang w:val="en-GB"/>
    </w:rPr>
  </w:style>
  <w:style w:type="paragraph" w:customStyle="1" w:styleId="Els-equation">
    <w:name w:val="Els-equation"/>
    <w:basedOn w:val="Els-body-text"/>
    <w:next w:val="Els-body-text"/>
    <w:rsid w:val="00415C6E"/>
    <w:pPr>
      <w:tabs>
        <w:tab w:val="right" w:pos="7088"/>
      </w:tabs>
      <w:spacing w:before="120" w:after="120"/>
    </w:pPr>
    <w:rPr>
      <w:i/>
      <w:noProof/>
      <w:lang w:val="en-GB"/>
    </w:rPr>
  </w:style>
  <w:style w:type="paragraph" w:customStyle="1" w:styleId="Els-footnote">
    <w:name w:val="Els-footnote"/>
    <w:rsid w:val="00415C6E"/>
    <w:pPr>
      <w:keepLines/>
      <w:widowControl w:val="0"/>
      <w:ind w:left="120" w:hanging="120"/>
    </w:pPr>
    <w:rPr>
      <w:sz w:val="18"/>
    </w:rPr>
  </w:style>
  <w:style w:type="paragraph" w:customStyle="1" w:styleId="Els-numlist">
    <w:name w:val="Els-numlist"/>
    <w:basedOn w:val="Els-body-text"/>
    <w:rsid w:val="00415C6E"/>
    <w:pPr>
      <w:numPr>
        <w:numId w:val="9"/>
      </w:numPr>
      <w:tabs>
        <w:tab w:val="left" w:pos="240"/>
      </w:tabs>
      <w:jc w:val="left"/>
    </w:pPr>
  </w:style>
  <w:style w:type="paragraph" w:customStyle="1" w:styleId="Els-reference">
    <w:name w:val="Els-reference"/>
    <w:rsid w:val="00415C6E"/>
    <w:pPr>
      <w:numPr>
        <w:numId w:val="15"/>
      </w:numPr>
      <w:ind w:left="482"/>
    </w:pPr>
    <w:rPr>
      <w:noProof/>
      <w:sz w:val="18"/>
      <w:lang w:val="en-GB"/>
    </w:rPr>
  </w:style>
  <w:style w:type="paragraph" w:customStyle="1" w:styleId="Els-reference-head">
    <w:name w:val="Els-reference-head"/>
    <w:basedOn w:val="Els-body-text"/>
    <w:next w:val="Els-referenceno-number"/>
    <w:rsid w:val="00415C6E"/>
    <w:pPr>
      <w:keepNext/>
      <w:spacing w:before="240" w:after="60"/>
    </w:pPr>
    <w:rPr>
      <w:b/>
      <w:sz w:val="22"/>
      <w:szCs w:val="22"/>
    </w:rPr>
  </w:style>
  <w:style w:type="paragraph" w:customStyle="1" w:styleId="Els-table-text">
    <w:name w:val="Els-table-text"/>
    <w:rsid w:val="00415C6E"/>
    <w:pPr>
      <w:keepNext/>
      <w:spacing w:after="80" w:line="240" w:lineRule="exact"/>
    </w:pPr>
    <w:rPr>
      <w:sz w:val="18"/>
    </w:rPr>
  </w:style>
  <w:style w:type="paragraph" w:customStyle="1" w:styleId="Els-Title">
    <w:name w:val="Els-Title"/>
    <w:next w:val="Els-Author"/>
    <w:rsid w:val="00415C6E"/>
    <w:pPr>
      <w:suppressAutoHyphens/>
      <w:spacing w:before="240" w:after="120" w:line="360" w:lineRule="exact"/>
    </w:pPr>
    <w:rPr>
      <w:b/>
      <w:sz w:val="32"/>
    </w:rPr>
  </w:style>
  <w:style w:type="character" w:styleId="EndnoteReference">
    <w:name w:val="endnote reference"/>
    <w:semiHidden/>
    <w:rsid w:val="00415C6E"/>
    <w:rPr>
      <w:vertAlign w:val="superscript"/>
    </w:rPr>
  </w:style>
  <w:style w:type="paragraph" w:styleId="Header">
    <w:name w:val="header"/>
    <w:link w:val="HeaderChar"/>
    <w:uiPriority w:val="99"/>
    <w:rsid w:val="00415C6E"/>
    <w:pPr>
      <w:tabs>
        <w:tab w:val="center" w:pos="3600"/>
        <w:tab w:val="right" w:pos="7200"/>
      </w:tabs>
      <w:spacing w:line="200" w:lineRule="atLeast"/>
    </w:pPr>
    <w:rPr>
      <w:noProof/>
      <w:lang w:val="en-GB"/>
    </w:rPr>
  </w:style>
  <w:style w:type="paragraph" w:styleId="Footer">
    <w:name w:val="footer"/>
    <w:basedOn w:val="Header"/>
    <w:rsid w:val="00415C6E"/>
  </w:style>
  <w:style w:type="character" w:styleId="FootnoteReference">
    <w:name w:val="footnote reference"/>
    <w:semiHidden/>
    <w:rsid w:val="00415C6E"/>
    <w:rPr>
      <w:vertAlign w:val="superscript"/>
    </w:rPr>
  </w:style>
  <w:style w:type="paragraph" w:styleId="FootnoteText">
    <w:name w:val="footnote text"/>
    <w:basedOn w:val="Normal"/>
    <w:semiHidden/>
    <w:rsid w:val="00415C6E"/>
    <w:rPr>
      <w:rFonts w:ascii="Univers" w:hAnsi="Univers"/>
    </w:rPr>
  </w:style>
  <w:style w:type="character" w:styleId="Hyperlink">
    <w:name w:val="Hyperlink"/>
    <w:rsid w:val="00415C6E"/>
    <w:rPr>
      <w:color w:val="0000FF"/>
      <w:u w:val="single"/>
    </w:rPr>
  </w:style>
  <w:style w:type="character" w:customStyle="1" w:styleId="MTEquationSection">
    <w:name w:val="MTEquationSection"/>
    <w:rsid w:val="00415C6E"/>
    <w:rPr>
      <w:vanish/>
      <w:color w:val="FF0000"/>
    </w:rPr>
  </w:style>
  <w:style w:type="character" w:styleId="PageNumber">
    <w:name w:val="page number"/>
    <w:rsid w:val="00415C6E"/>
    <w:rPr>
      <w:sz w:val="20"/>
      <w:szCs w:val="20"/>
    </w:rPr>
  </w:style>
  <w:style w:type="paragraph" w:customStyle="1" w:styleId="Els-Chapterno">
    <w:name w:val="Els-Chapter no"/>
    <w:rsid w:val="00415C6E"/>
    <w:pPr>
      <w:numPr>
        <w:numId w:val="17"/>
      </w:numPr>
      <w:spacing w:before="907" w:line="260" w:lineRule="exact"/>
    </w:pPr>
    <w:rPr>
      <w:sz w:val="24"/>
      <w:szCs w:val="24"/>
    </w:rPr>
  </w:style>
  <w:style w:type="paragraph" w:customStyle="1" w:styleId="Els-referenceno-number">
    <w:name w:val="Els-reference no-number"/>
    <w:basedOn w:val="Els-reference"/>
    <w:rsid w:val="00415C6E"/>
    <w:pPr>
      <w:numPr>
        <w:numId w:val="0"/>
      </w:numPr>
      <w:ind w:left="240" w:hanging="240"/>
    </w:pPr>
  </w:style>
  <w:style w:type="character" w:customStyle="1" w:styleId="HeaderChar">
    <w:name w:val="Header Char"/>
    <w:link w:val="Header"/>
    <w:uiPriority w:val="99"/>
    <w:rsid w:val="006A2AC0"/>
    <w:rPr>
      <w:noProof/>
      <w:lang w:val="en-GB" w:eastAsia="en-US" w:bidi="ar-SA"/>
    </w:rPr>
  </w:style>
  <w:style w:type="character" w:customStyle="1" w:styleId="Els-captionChar">
    <w:name w:val="Els-caption Char"/>
    <w:rsid w:val="00415C6E"/>
    <w:rPr>
      <w:sz w:val="18"/>
      <w:lang w:val="en-US" w:eastAsia="en-US" w:bidi="ar-SA"/>
    </w:rPr>
  </w:style>
  <w:style w:type="character" w:styleId="CommentReference">
    <w:name w:val="annotation reference"/>
    <w:semiHidden/>
    <w:rsid w:val="00415C6E"/>
    <w:rPr>
      <w:sz w:val="16"/>
      <w:szCs w:val="16"/>
    </w:rPr>
  </w:style>
  <w:style w:type="paragraph" w:styleId="CommentText">
    <w:name w:val="annotation text"/>
    <w:basedOn w:val="Normal"/>
    <w:semiHidden/>
    <w:rsid w:val="00415C6E"/>
  </w:style>
  <w:style w:type="paragraph" w:styleId="CommentSubject">
    <w:name w:val="annotation subject"/>
    <w:basedOn w:val="CommentText"/>
    <w:next w:val="CommentText"/>
    <w:semiHidden/>
    <w:rsid w:val="00415C6E"/>
    <w:rPr>
      <w:b/>
      <w:bCs/>
    </w:rPr>
  </w:style>
  <w:style w:type="paragraph" w:styleId="BalloonText">
    <w:name w:val="Balloon Text"/>
    <w:basedOn w:val="Normal"/>
    <w:semiHidden/>
    <w:rsid w:val="00415C6E"/>
    <w:rPr>
      <w:rFonts w:ascii="Tahoma" w:hAnsi="Tahoma" w:cs="Tahoma"/>
      <w:sz w:val="16"/>
      <w:szCs w:val="16"/>
    </w:rPr>
  </w:style>
  <w:style w:type="paragraph" w:customStyle="1" w:styleId="Els-Abstract">
    <w:name w:val="Els-Abstract"/>
    <w:basedOn w:val="Els-1storder-head"/>
    <w:next w:val="Els-body-text"/>
    <w:autoRedefine/>
    <w:rsid w:val="00415C6E"/>
    <w:pPr>
      <w:numPr>
        <w:ilvl w:val="0"/>
        <w:numId w:val="0"/>
      </w:numPr>
    </w:pPr>
  </w:style>
  <w:style w:type="table" w:styleId="TableGrid">
    <w:name w:val="Table Grid"/>
    <w:basedOn w:val="TableNormal"/>
    <w:rsid w:val="00685D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654580">
      <w:bodyDiv w:val="1"/>
      <w:marLeft w:val="0"/>
      <w:marRight w:val="0"/>
      <w:marTop w:val="0"/>
      <w:marBottom w:val="0"/>
      <w:divBdr>
        <w:top w:val="none" w:sz="0" w:space="0" w:color="auto"/>
        <w:left w:val="none" w:sz="0" w:space="0" w:color="auto"/>
        <w:bottom w:val="none" w:sz="0" w:space="0" w:color="auto"/>
        <w:right w:val="none" w:sz="0" w:space="0" w:color="auto"/>
      </w:divBdr>
      <w:divsChild>
        <w:div w:id="378088515">
          <w:marLeft w:val="0"/>
          <w:marRight w:val="0"/>
          <w:marTop w:val="0"/>
          <w:marBottom w:val="0"/>
          <w:divBdr>
            <w:top w:val="none" w:sz="0" w:space="0" w:color="auto"/>
            <w:left w:val="none" w:sz="0" w:space="0" w:color="auto"/>
            <w:bottom w:val="none" w:sz="0" w:space="0" w:color="auto"/>
            <w:right w:val="none" w:sz="0" w:space="0" w:color="auto"/>
          </w:divBdr>
          <w:divsChild>
            <w:div w:id="1999112727">
              <w:marLeft w:val="-1"/>
              <w:marRight w:val="0"/>
              <w:marTop w:val="0"/>
              <w:marBottom w:val="0"/>
              <w:divBdr>
                <w:top w:val="none" w:sz="0" w:space="0" w:color="auto"/>
                <w:left w:val="none" w:sz="0" w:space="0" w:color="auto"/>
                <w:bottom w:val="none" w:sz="0" w:space="0" w:color="auto"/>
                <w:right w:val="none" w:sz="0" w:space="0" w:color="auto"/>
              </w:divBdr>
              <w:divsChild>
                <w:div w:id="65537321">
                  <w:marLeft w:val="0"/>
                  <w:marRight w:val="0"/>
                  <w:marTop w:val="0"/>
                  <w:marBottom w:val="0"/>
                  <w:divBdr>
                    <w:top w:val="none" w:sz="0" w:space="0" w:color="auto"/>
                    <w:left w:val="none" w:sz="0" w:space="0" w:color="auto"/>
                    <w:bottom w:val="none" w:sz="0" w:space="0" w:color="auto"/>
                    <w:right w:val="none" w:sz="0" w:space="0" w:color="auto"/>
                  </w:divBdr>
                  <w:divsChild>
                    <w:div w:id="7187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0093">
      <w:bodyDiv w:val="1"/>
      <w:marLeft w:val="0"/>
      <w:marRight w:val="0"/>
      <w:marTop w:val="0"/>
      <w:marBottom w:val="0"/>
      <w:divBdr>
        <w:top w:val="none" w:sz="0" w:space="0" w:color="auto"/>
        <w:left w:val="none" w:sz="0" w:space="0" w:color="auto"/>
        <w:bottom w:val="none" w:sz="0" w:space="0" w:color="auto"/>
        <w:right w:val="none" w:sz="0" w:space="0" w:color="auto"/>
      </w:divBdr>
    </w:div>
    <w:div w:id="1352341456">
      <w:bodyDiv w:val="1"/>
      <w:marLeft w:val="0"/>
      <w:marRight w:val="0"/>
      <w:marTop w:val="0"/>
      <w:marBottom w:val="0"/>
      <w:divBdr>
        <w:top w:val="none" w:sz="0" w:space="0" w:color="auto"/>
        <w:left w:val="none" w:sz="0" w:space="0" w:color="auto"/>
        <w:bottom w:val="none" w:sz="0" w:space="0" w:color="auto"/>
        <w:right w:val="none" w:sz="0" w:space="0" w:color="auto"/>
      </w:divBdr>
      <w:divsChild>
        <w:div w:id="1436975031">
          <w:marLeft w:val="0"/>
          <w:marRight w:val="0"/>
          <w:marTop w:val="0"/>
          <w:marBottom w:val="0"/>
          <w:divBdr>
            <w:top w:val="none" w:sz="0" w:space="0" w:color="auto"/>
            <w:left w:val="none" w:sz="0" w:space="0" w:color="auto"/>
            <w:bottom w:val="none" w:sz="0" w:space="0" w:color="auto"/>
            <w:right w:val="none" w:sz="0" w:space="0" w:color="auto"/>
          </w:divBdr>
          <w:divsChild>
            <w:div w:id="10095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3.bin"/><Relationship Id="rId21" Type="http://schemas.openxmlformats.org/officeDocument/2006/relationships/image" Target="media/image6.wmf"/><Relationship Id="rId42" Type="http://schemas.openxmlformats.org/officeDocument/2006/relationships/oleObject" Target="embeddings/oleObject16.bin"/><Relationship Id="rId47" Type="http://schemas.openxmlformats.org/officeDocument/2006/relationships/image" Target="media/image19.wmf"/><Relationship Id="rId63" Type="http://schemas.openxmlformats.org/officeDocument/2006/relationships/oleObject" Target="embeddings/oleObject26.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39.bin"/><Relationship Id="rId112" Type="http://schemas.openxmlformats.org/officeDocument/2006/relationships/image" Target="media/image52.wmf"/><Relationship Id="rId133" Type="http://schemas.openxmlformats.org/officeDocument/2006/relationships/oleObject" Target="embeddings/oleObject61.bin"/><Relationship Id="rId138" Type="http://schemas.openxmlformats.org/officeDocument/2006/relationships/image" Target="media/image65.wmf"/><Relationship Id="rId154" Type="http://schemas.openxmlformats.org/officeDocument/2006/relationships/oleObject" Target="embeddings/oleObject71.bin"/><Relationship Id="rId159" Type="http://schemas.openxmlformats.org/officeDocument/2006/relationships/image" Target="media/image76.wmf"/><Relationship Id="rId175" Type="http://schemas.openxmlformats.org/officeDocument/2006/relationships/image" Target="media/image85.png"/><Relationship Id="rId170" Type="http://schemas.openxmlformats.org/officeDocument/2006/relationships/oleObject" Target="embeddings/oleObject79.bin"/><Relationship Id="rId16" Type="http://schemas.openxmlformats.org/officeDocument/2006/relationships/oleObject" Target="embeddings/oleObject3.bin"/><Relationship Id="rId107" Type="http://schemas.openxmlformats.org/officeDocument/2006/relationships/oleObject" Target="embeddings/oleObject48.bin"/><Relationship Id="rId11" Type="http://schemas.openxmlformats.org/officeDocument/2006/relationships/image" Target="media/image1.wmf"/><Relationship Id="rId32" Type="http://schemas.openxmlformats.org/officeDocument/2006/relationships/oleObject" Target="embeddings/oleObject11.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image" Target="media/image33.wmf"/><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6.bin"/><Relationship Id="rId128" Type="http://schemas.openxmlformats.org/officeDocument/2006/relationships/image" Target="media/image60.wmf"/><Relationship Id="rId144" Type="http://schemas.openxmlformats.org/officeDocument/2006/relationships/oleObject" Target="embeddings/oleObject66.bin"/><Relationship Id="rId149" Type="http://schemas.openxmlformats.org/officeDocument/2006/relationships/image" Target="media/image71.wmf"/><Relationship Id="rId5" Type="http://schemas.openxmlformats.org/officeDocument/2006/relationships/numbering" Target="numbering.xml"/><Relationship Id="rId90" Type="http://schemas.openxmlformats.org/officeDocument/2006/relationships/image" Target="media/image41.wmf"/><Relationship Id="rId95" Type="http://schemas.openxmlformats.org/officeDocument/2006/relationships/oleObject" Target="embeddings/oleObject42.bin"/><Relationship Id="rId160" Type="http://schemas.openxmlformats.org/officeDocument/2006/relationships/oleObject" Target="embeddings/oleObject74.bin"/><Relationship Id="rId165" Type="http://schemas.openxmlformats.org/officeDocument/2006/relationships/image" Target="media/image79.wmf"/><Relationship Id="rId181" Type="http://schemas.openxmlformats.org/officeDocument/2006/relationships/image" Target="media/image91.png"/><Relationship Id="rId186" Type="http://schemas.openxmlformats.org/officeDocument/2006/relationships/header" Target="header3.xml"/><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image" Target="media/image28.wmf"/><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55.wmf"/><Relationship Id="rId134" Type="http://schemas.openxmlformats.org/officeDocument/2006/relationships/image" Target="media/image63.wmf"/><Relationship Id="rId139" Type="http://schemas.openxmlformats.org/officeDocument/2006/relationships/oleObject" Target="embeddings/oleObject64.bin"/><Relationship Id="rId80" Type="http://schemas.openxmlformats.org/officeDocument/2006/relationships/image" Target="media/image36.wmf"/><Relationship Id="rId85" Type="http://schemas.openxmlformats.org/officeDocument/2006/relationships/oleObject" Target="embeddings/oleObject37.bin"/><Relationship Id="rId150" Type="http://schemas.openxmlformats.org/officeDocument/2006/relationships/oleObject" Target="embeddings/oleObject69.bin"/><Relationship Id="rId155" Type="http://schemas.openxmlformats.org/officeDocument/2006/relationships/image" Target="media/image74.wmf"/><Relationship Id="rId171" Type="http://schemas.openxmlformats.org/officeDocument/2006/relationships/image" Target="media/image82.wmf"/><Relationship Id="rId176" Type="http://schemas.openxmlformats.org/officeDocument/2006/relationships/image" Target="media/image86.svg"/><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oleObject" Target="embeddings/oleObject46.bin"/><Relationship Id="rId108" Type="http://schemas.openxmlformats.org/officeDocument/2006/relationships/image" Target="media/image50.wmf"/><Relationship Id="rId124" Type="http://schemas.openxmlformats.org/officeDocument/2006/relationships/image" Target="media/image58.wmf"/><Relationship Id="rId129" Type="http://schemas.openxmlformats.org/officeDocument/2006/relationships/oleObject" Target="embeddings/oleObject59.bin"/><Relationship Id="rId54" Type="http://schemas.openxmlformats.org/officeDocument/2006/relationships/oleObject" Target="embeddings/oleObject22.bin"/><Relationship Id="rId70" Type="http://schemas.openxmlformats.org/officeDocument/2006/relationships/image" Target="media/image31.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4.wmf"/><Relationship Id="rId140" Type="http://schemas.openxmlformats.org/officeDocument/2006/relationships/image" Target="media/image66.wmf"/><Relationship Id="rId145" Type="http://schemas.openxmlformats.org/officeDocument/2006/relationships/image" Target="media/image69.wmf"/><Relationship Id="rId161" Type="http://schemas.openxmlformats.org/officeDocument/2006/relationships/image" Target="media/image77.wmf"/><Relationship Id="rId166" Type="http://schemas.openxmlformats.org/officeDocument/2006/relationships/oleObject" Target="embeddings/oleObject77.bin"/><Relationship Id="rId182" Type="http://schemas.openxmlformats.org/officeDocument/2006/relationships/image" Target="media/image92.svg"/><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3.wmf"/><Relationship Id="rId119" Type="http://schemas.openxmlformats.org/officeDocument/2006/relationships/oleObject" Target="embeddings/oleObject54.bin"/><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39.wmf"/><Relationship Id="rId130" Type="http://schemas.openxmlformats.org/officeDocument/2006/relationships/image" Target="media/image61.wmf"/><Relationship Id="rId135" Type="http://schemas.openxmlformats.org/officeDocument/2006/relationships/oleObject" Target="embeddings/oleObject62.bin"/><Relationship Id="rId151" Type="http://schemas.openxmlformats.org/officeDocument/2006/relationships/image" Target="media/image72.wmf"/><Relationship Id="rId156" Type="http://schemas.openxmlformats.org/officeDocument/2006/relationships/oleObject" Target="embeddings/oleObject72.bin"/><Relationship Id="rId177" Type="http://schemas.openxmlformats.org/officeDocument/2006/relationships/image" Target="media/image87.png"/><Relationship Id="rId172" Type="http://schemas.openxmlformats.org/officeDocument/2006/relationships/oleObject" Target="embeddings/oleObject80.bin"/><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4.wmf"/><Relationship Id="rId97" Type="http://schemas.openxmlformats.org/officeDocument/2006/relationships/oleObject" Target="embeddings/oleObject43.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oleObject" Target="embeddings/oleObject67.bin"/><Relationship Id="rId167" Type="http://schemas.openxmlformats.org/officeDocument/2006/relationships/image" Target="media/image80.wmf"/><Relationship Id="rId188" Type="http://schemas.microsoft.com/office/2011/relationships/people" Target="people.xml"/><Relationship Id="rId7" Type="http://schemas.openxmlformats.org/officeDocument/2006/relationships/settings" Target="settings.xml"/><Relationship Id="rId71" Type="http://schemas.openxmlformats.org/officeDocument/2006/relationships/oleObject" Target="embeddings/oleObject30.bin"/><Relationship Id="rId92" Type="http://schemas.openxmlformats.org/officeDocument/2006/relationships/image" Target="media/image42.wmf"/><Relationship Id="rId162" Type="http://schemas.openxmlformats.org/officeDocument/2006/relationships/oleObject" Target="embeddings/oleObject75.bin"/><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image" Target="media/image29.wmf"/><Relationship Id="rId87" Type="http://schemas.openxmlformats.org/officeDocument/2006/relationships/oleObject" Target="embeddings/oleObject38.bin"/><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image" Target="media/image75.wmf"/><Relationship Id="rId178" Type="http://schemas.openxmlformats.org/officeDocument/2006/relationships/image" Target="media/image88.svg"/><Relationship Id="rId61" Type="http://schemas.openxmlformats.org/officeDocument/2006/relationships/image" Target="media/image26.png"/><Relationship Id="rId82" Type="http://schemas.openxmlformats.org/officeDocument/2006/relationships/image" Target="media/image37.wmf"/><Relationship Id="rId152" Type="http://schemas.openxmlformats.org/officeDocument/2006/relationships/oleObject" Target="embeddings/oleObject70.bin"/><Relationship Id="rId173" Type="http://schemas.openxmlformats.org/officeDocument/2006/relationships/image" Target="media/image83.png"/><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image" Target="media/image70.wmf"/><Relationship Id="rId168" Type="http://schemas.openxmlformats.org/officeDocument/2006/relationships/oleObject" Target="embeddings/oleObject78.bin"/><Relationship Id="rId8" Type="http://schemas.openxmlformats.org/officeDocument/2006/relationships/webSettings" Target="webSettings.xml"/><Relationship Id="rId51" Type="http://schemas.openxmlformats.org/officeDocument/2006/relationships/image" Target="media/image21.wmf"/><Relationship Id="rId72" Type="http://schemas.openxmlformats.org/officeDocument/2006/relationships/image" Target="media/image32.wmf"/><Relationship Id="rId93" Type="http://schemas.openxmlformats.org/officeDocument/2006/relationships/oleObject" Target="embeddings/oleObject41.bin"/><Relationship Id="rId98" Type="http://schemas.openxmlformats.org/officeDocument/2006/relationships/image" Target="media/image45.wmf"/><Relationship Id="rId121" Type="http://schemas.openxmlformats.org/officeDocument/2006/relationships/oleObject" Target="embeddings/oleObject55.bin"/><Relationship Id="rId142" Type="http://schemas.openxmlformats.org/officeDocument/2006/relationships/image" Target="media/image67.png"/><Relationship Id="rId163" Type="http://schemas.openxmlformats.org/officeDocument/2006/relationships/image" Target="media/image78.wmf"/><Relationship Id="rId184" Type="http://schemas.openxmlformats.org/officeDocument/2006/relationships/header" Target="header2.xml"/><Relationship Id="rId189"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oleObject" Target="embeddings/oleObject28.bin"/><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oleObject" Target="embeddings/oleObject73.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image" Target="media/image27.wmf"/><Relationship Id="rId83" Type="http://schemas.openxmlformats.org/officeDocument/2006/relationships/oleObject" Target="embeddings/oleObject36.bin"/><Relationship Id="rId88" Type="http://schemas.openxmlformats.org/officeDocument/2006/relationships/image" Target="media/image40.wmf"/><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image" Target="media/image73.wmf"/><Relationship Id="rId174" Type="http://schemas.openxmlformats.org/officeDocument/2006/relationships/image" Target="media/image84.svg"/><Relationship Id="rId179" Type="http://schemas.openxmlformats.org/officeDocument/2006/relationships/image" Target="media/image89.png"/><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endnotes" Target="endnotes.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oleObject" Target="embeddings/oleObject31.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wmf"/><Relationship Id="rId143" Type="http://schemas.openxmlformats.org/officeDocument/2006/relationships/image" Target="media/image68.wmf"/><Relationship Id="rId148" Type="http://schemas.openxmlformats.org/officeDocument/2006/relationships/oleObject" Target="embeddings/oleObject68.bin"/><Relationship Id="rId164" Type="http://schemas.openxmlformats.org/officeDocument/2006/relationships/oleObject" Target="embeddings/oleObject76.bin"/><Relationship Id="rId169" Type="http://schemas.openxmlformats.org/officeDocument/2006/relationships/image" Target="media/image81.wmf"/><Relationship Id="rId18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90.svg"/></Relationships>
</file>

<file path=word/_rels/settings.xml.rels><?xml version="1.0" encoding="UTF-8" standalone="yes"?>
<Relationships xmlns="http://schemas.openxmlformats.org/package/2006/relationships"><Relationship Id="rId1" Type="http://schemas.openxmlformats.org/officeDocument/2006/relationships/attachedTemplate" Target="file:///R:\Serials\Series\Computer%20Aided%20Chemical%20Engineering\ESCAPE%2026\Elsevi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3.xml><?xml version="1.0" encoding="utf-8"?>
<ct:contentTypeSchema xmlns:ct="http://schemas.microsoft.com/office/2006/metadata/contentType" xmlns:ma="http://schemas.microsoft.com/office/2006/metadata/properties/metaAttributes" ct:_="" ma:_="" ma:contentTypeName="Document" ma:contentTypeID="0x01010006EE3FCC4C4A8048BEA2CDF11F47C4C8" ma:contentTypeVersion="11" ma:contentTypeDescription="Create a new document." ma:contentTypeScope="" ma:versionID="2838be5f5a97eedf5bce374fb32a7922">
  <xsd:schema xmlns:xsd="http://www.w3.org/2001/XMLSchema" xmlns:xs="http://www.w3.org/2001/XMLSchema" xmlns:p="http://schemas.microsoft.com/office/2006/metadata/properties" xmlns:ns2="6000e060-03b8-4b5a-b938-e5b3a17c162b" xmlns:ns3="0d6fffe4-d82a-478a-b09f-e816b1b370f6" targetNamespace="http://schemas.microsoft.com/office/2006/metadata/properties" ma:root="true" ma:fieldsID="c227adfb16cd5f7f6fa880a317def214" ns2:_="" ns3:_="">
    <xsd:import namespace="6000e060-03b8-4b5a-b938-e5b3a17c162b"/>
    <xsd:import namespace="0d6fffe4-d82a-478a-b09f-e816b1b370f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00e060-03b8-4b5a-b938-e5b3a17c16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d6fffe4-d82a-478a-b09f-e816b1b370f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9C9BC8-5EFF-40DA-AB3D-FA109C5D43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3DDDC7-A3DC-4DC0-ADD6-6C174405BB3D}">
  <ds:schemaRefs>
    <ds:schemaRef ds:uri="http://schemas.openxmlformats.org/officeDocument/2006/bibliography"/>
  </ds:schemaRefs>
</ds:datastoreItem>
</file>

<file path=customXml/itemProps3.xml><?xml version="1.0" encoding="utf-8"?>
<ds:datastoreItem xmlns:ds="http://schemas.openxmlformats.org/officeDocument/2006/customXml" ds:itemID="{0FA6CD6A-DEC2-4B43-9B45-2A846F822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00e060-03b8-4b5a-b938-e5b3a17c162b"/>
    <ds:schemaRef ds:uri="0d6fffe4-d82a-478a-b09f-e816b1b370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4BE2E2-77F2-4434-9A61-42E69DCF11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Elsevier.dot</Template>
  <TotalTime>0</TotalTime>
  <Pages>6</Pages>
  <Words>5061</Words>
  <Characters>28852</Characters>
  <Application>Microsoft Office Word</Application>
  <DocSecurity>0</DocSecurity>
  <Lines>240</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Chapter</vt:lpstr>
      <vt:lpstr>Chapter</vt:lpstr>
    </vt:vector>
  </TitlesOfParts>
  <Company>Elsevier Science</Company>
  <LinksUpToDate>false</LinksUpToDate>
  <CharactersWithSpaces>33846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dc:title>
  <dc:creator>Reed Elsevier</dc:creator>
  <cp:lastModifiedBy>Sandeep Prakash</cp:lastModifiedBy>
  <cp:revision>703</cp:revision>
  <cp:lastPrinted>2020-11-25T12:52:00Z</cp:lastPrinted>
  <dcterms:created xsi:type="dcterms:W3CDTF">2020-11-04T17:21:00Z</dcterms:created>
  <dcterms:modified xsi:type="dcterms:W3CDTF">2021-02-12T16:48:00Z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0x01010006EE3FCC4C4A8048BEA2CDF11F47C4C8</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http://csl.mendeley.com/styles/605751321/my-ESCAPE-edited-Harvard</vt:lpwstr>
  </property>
  <property fmtid="{D5CDD505-2E9C-101B-9397-08002B2CF9AE}" pid="14" name="Mendeley Recent Style Name 5_1">
    <vt:lpwstr>ESCAPE - Elsevier - Harvard (with titles) - Sandeep Prakash</vt:lpwstr>
  </property>
  <property fmtid="{D5CDD505-2E9C-101B-9397-08002B2CF9AE}" pid="15" name="Mendeley Recent Style Id 6_1">
    <vt:lpwstr>http://www.zotero.org/styles/elsevier-harvard</vt:lpwstr>
  </property>
  <property fmtid="{D5CDD505-2E9C-101B-9397-08002B2CF9AE}" pid="16" name="Mendeley Recent Style Name 6_1">
    <vt:lpwstr>Elsevier - Harvard (with titles)</vt:lpwstr>
  </property>
  <property fmtid="{D5CDD505-2E9C-101B-9397-08002B2CF9AE}" pid="17" name="Mendeley Recent Style Id 7_1">
    <vt:lpwstr>http://www.zotero.org/styles/elsevier-harvard-without-titles</vt:lpwstr>
  </property>
  <property fmtid="{D5CDD505-2E9C-101B-9397-08002B2CF9AE}" pid="18" name="Mendeley Recent Style Name 7_1">
    <vt:lpwstr>Elsevier - Harvard (without titles)</vt:lpwstr>
  </property>
  <property fmtid="{D5CDD505-2E9C-101B-9397-08002B2CF9AE}" pid="19" name="Mendeley Recent Style Id 8_1">
    <vt:lpwstr>http://www.zotero.org/styles/ieee</vt:lpwstr>
  </property>
  <property fmtid="{D5CDD505-2E9C-101B-9397-08002B2CF9AE}" pid="20" name="Mendeley Recent Style Name 8_1">
    <vt:lpwstr>IEEE</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8840aef6-86f0-3d7e-be62-f043b958bc2b</vt:lpwstr>
  </property>
  <property fmtid="{D5CDD505-2E9C-101B-9397-08002B2CF9AE}" pid="25" name="Mendeley Citation Style_1">
    <vt:lpwstr>http://csl.mendeley.com/styles/605751321/my-ESCAPE-edited-Harvard</vt:lpwstr>
  </property>
  <property fmtid="{D5CDD505-2E9C-101B-9397-08002B2CF9AE}" pid="26" name="MTEquationSection">
    <vt:lpwstr>1</vt:lpwstr>
  </property>
  <property fmtid="{D5CDD505-2E9C-101B-9397-08002B2CF9AE}" pid="27" name="MTEquationNumber2">
    <vt:lpwstr>#E1</vt:lpwstr>
  </property>
  <property fmtid="{D5CDD505-2E9C-101B-9397-08002B2CF9AE}" pid="28" name="MTEqnNumsOnRight">
    <vt:bool>false</vt:bool>
  </property>
  <property fmtid="{D5CDD505-2E9C-101B-9397-08002B2CF9AE}" pid="29" name="MTWinEqns">
    <vt:bool>true</vt:bool>
  </property>
</Properties>
</file>